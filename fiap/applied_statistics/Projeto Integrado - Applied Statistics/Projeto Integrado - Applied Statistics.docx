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DA71" w14:textId="7A5A1ED7" w:rsidR="00FE7EFD" w:rsidRPr="007951B4" w:rsidRDefault="00E53E06" w:rsidP="000A52AF">
      <w:pPr>
        <w:jc w:val="center"/>
        <w:rPr>
          <w:rFonts w:cs="Arial"/>
          <w:b/>
        </w:rPr>
      </w:pPr>
      <w:bookmarkStart w:id="0" w:name="_Hlk181558359"/>
      <w:r w:rsidRPr="007951B4">
        <w:rPr>
          <w:rFonts w:cs="Arial"/>
        </w:rPr>
        <w:t>FACULDADE DE INFORMATICA E ADMINISTRAÇÃO PAULISTA - FIAP</w:t>
      </w:r>
    </w:p>
    <w:p w14:paraId="4706AA9E" w14:textId="77777777" w:rsidR="000A52AF" w:rsidRPr="007951B4" w:rsidRDefault="000A52AF" w:rsidP="000A52AF">
      <w:pPr>
        <w:jc w:val="center"/>
        <w:rPr>
          <w:rFonts w:cs="Arial"/>
        </w:rPr>
      </w:pPr>
    </w:p>
    <w:p w14:paraId="2E29922E" w14:textId="554B5B9E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ANDERSON DA SILVA RAMOS RM359601</w:t>
      </w:r>
    </w:p>
    <w:p w14:paraId="0BD9C0D6" w14:textId="0DD0D967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ARTHUR EYNG RM359484</w:t>
      </w:r>
    </w:p>
    <w:p w14:paraId="332EE119" w14:textId="14FB7754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IVAN CARLOS GAZIN RM359250</w:t>
      </w:r>
    </w:p>
    <w:p w14:paraId="07B08285" w14:textId="2625FBA4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PAULO VINICIUS DE SOUZA KELLER RM359200</w:t>
      </w:r>
    </w:p>
    <w:p w14:paraId="775C12E5" w14:textId="77777777" w:rsidR="0020520F" w:rsidRPr="007951B4" w:rsidRDefault="0020520F" w:rsidP="000A52AF">
      <w:pPr>
        <w:jc w:val="center"/>
        <w:rPr>
          <w:rFonts w:cs="Arial"/>
        </w:rPr>
      </w:pPr>
    </w:p>
    <w:p w14:paraId="224DCD9C" w14:textId="2A9027A2" w:rsidR="00FE7EFD" w:rsidRPr="007951B4" w:rsidRDefault="00FE7EFD" w:rsidP="000A52AF">
      <w:pPr>
        <w:jc w:val="center"/>
        <w:rPr>
          <w:rFonts w:cs="Arial"/>
        </w:rPr>
      </w:pPr>
    </w:p>
    <w:p w14:paraId="1DD59B3D" w14:textId="77777777" w:rsidR="00FE7EFD" w:rsidRPr="007951B4" w:rsidRDefault="00FE7EFD" w:rsidP="000A52AF">
      <w:pPr>
        <w:jc w:val="center"/>
        <w:rPr>
          <w:rFonts w:cs="Arial"/>
        </w:rPr>
      </w:pPr>
    </w:p>
    <w:p w14:paraId="26B1242A" w14:textId="77777777" w:rsidR="00FE7EFD" w:rsidRPr="007951B4" w:rsidRDefault="00FE7EFD" w:rsidP="000A52AF">
      <w:pPr>
        <w:jc w:val="center"/>
        <w:rPr>
          <w:rFonts w:cs="Arial"/>
        </w:rPr>
      </w:pPr>
    </w:p>
    <w:p w14:paraId="107D7E87" w14:textId="77777777" w:rsidR="00FE7EFD" w:rsidRPr="007951B4" w:rsidRDefault="00FE7EFD" w:rsidP="000A52AF">
      <w:pPr>
        <w:jc w:val="center"/>
        <w:rPr>
          <w:rFonts w:cs="Arial"/>
        </w:rPr>
      </w:pPr>
    </w:p>
    <w:p w14:paraId="396BAD40" w14:textId="77777777" w:rsidR="00FE7EFD" w:rsidRPr="007951B4" w:rsidRDefault="00FE7EFD" w:rsidP="000A52AF">
      <w:pPr>
        <w:jc w:val="center"/>
        <w:rPr>
          <w:rFonts w:cs="Arial"/>
        </w:rPr>
      </w:pPr>
    </w:p>
    <w:p w14:paraId="4955B507" w14:textId="33D1AA9E" w:rsidR="00AF4249" w:rsidRPr="007951B4" w:rsidRDefault="00AF4249" w:rsidP="000A52AF">
      <w:pPr>
        <w:jc w:val="center"/>
        <w:rPr>
          <w:rFonts w:cs="Arial"/>
          <w:b/>
          <w:bCs/>
        </w:rPr>
      </w:pPr>
      <w:r w:rsidRPr="007951B4">
        <w:rPr>
          <w:rFonts w:cs="Arial"/>
          <w:b/>
          <w:bCs/>
        </w:rPr>
        <w:t>PROJETO INTEGRADO QUANTUM FINANCE</w:t>
      </w:r>
    </w:p>
    <w:p w14:paraId="1D33070D" w14:textId="21274060" w:rsidR="00E53E06" w:rsidRPr="0052197E" w:rsidRDefault="00FF2C54" w:rsidP="000A52AF">
      <w:pPr>
        <w:jc w:val="center"/>
        <w:rPr>
          <w:rFonts w:cs="Arial"/>
        </w:rPr>
      </w:pPr>
      <w:r w:rsidRPr="0052197E">
        <w:rPr>
          <w:rFonts w:cs="Arial"/>
        </w:rPr>
        <w:t xml:space="preserve">Applied </w:t>
      </w:r>
      <w:r w:rsidRPr="00F628B5">
        <w:rPr>
          <w:rFonts w:cs="Arial"/>
          <w:lang w:val="en-US"/>
        </w:rPr>
        <w:t>Statistics</w:t>
      </w:r>
    </w:p>
    <w:p w14:paraId="1F129791" w14:textId="77777777" w:rsidR="00FE7EFD" w:rsidRPr="007951B4" w:rsidRDefault="00FE7EFD" w:rsidP="000A52AF">
      <w:pPr>
        <w:jc w:val="center"/>
        <w:rPr>
          <w:rFonts w:cs="Arial"/>
        </w:rPr>
      </w:pPr>
    </w:p>
    <w:p w14:paraId="274D4615" w14:textId="77777777" w:rsidR="00FE7EFD" w:rsidRPr="007951B4" w:rsidRDefault="00FE7EFD" w:rsidP="000A52AF">
      <w:pPr>
        <w:jc w:val="center"/>
        <w:rPr>
          <w:rFonts w:cs="Arial"/>
        </w:rPr>
      </w:pPr>
    </w:p>
    <w:p w14:paraId="3AFCCCDC" w14:textId="77777777" w:rsidR="000A52AF" w:rsidRPr="007951B4" w:rsidRDefault="000A52AF" w:rsidP="000A52AF">
      <w:pPr>
        <w:jc w:val="center"/>
        <w:rPr>
          <w:rFonts w:cs="Arial"/>
        </w:rPr>
      </w:pPr>
    </w:p>
    <w:p w14:paraId="7A553429" w14:textId="77777777" w:rsidR="000A52AF" w:rsidRPr="007951B4" w:rsidRDefault="000A52AF" w:rsidP="000A52AF">
      <w:pPr>
        <w:jc w:val="center"/>
        <w:rPr>
          <w:rFonts w:cs="Arial"/>
        </w:rPr>
      </w:pPr>
    </w:p>
    <w:p w14:paraId="06530263" w14:textId="77777777" w:rsidR="000A52AF" w:rsidRPr="007951B4" w:rsidRDefault="000A52AF" w:rsidP="000A52AF">
      <w:pPr>
        <w:jc w:val="center"/>
        <w:rPr>
          <w:rFonts w:cs="Arial"/>
        </w:rPr>
      </w:pPr>
    </w:p>
    <w:p w14:paraId="5A865424" w14:textId="77777777" w:rsidR="00FE7EFD" w:rsidRPr="007951B4" w:rsidRDefault="00FE7EFD" w:rsidP="000A52AF">
      <w:pPr>
        <w:jc w:val="center"/>
        <w:rPr>
          <w:rFonts w:cs="Arial"/>
        </w:rPr>
      </w:pPr>
    </w:p>
    <w:p w14:paraId="6E56D1FA" w14:textId="77777777" w:rsidR="00FE7EFD" w:rsidRPr="007951B4" w:rsidRDefault="00FE7EFD" w:rsidP="000A52AF">
      <w:pPr>
        <w:jc w:val="center"/>
        <w:rPr>
          <w:rFonts w:cs="Arial"/>
        </w:rPr>
      </w:pPr>
    </w:p>
    <w:p w14:paraId="056F3380" w14:textId="77777777" w:rsidR="00AF4249" w:rsidRPr="007951B4" w:rsidRDefault="00AF4249" w:rsidP="000A52AF">
      <w:pPr>
        <w:jc w:val="center"/>
        <w:rPr>
          <w:rFonts w:cs="Arial"/>
        </w:rPr>
      </w:pPr>
    </w:p>
    <w:p w14:paraId="1893ADFB" w14:textId="77777777" w:rsidR="00AF4249" w:rsidRPr="007951B4" w:rsidRDefault="00AF4249" w:rsidP="000A52AF">
      <w:pPr>
        <w:jc w:val="center"/>
        <w:rPr>
          <w:rFonts w:cs="Arial"/>
        </w:rPr>
      </w:pPr>
    </w:p>
    <w:p w14:paraId="13C2490D" w14:textId="77777777" w:rsidR="00FE7EFD" w:rsidRPr="007951B4" w:rsidRDefault="00FE7EFD" w:rsidP="000A52AF">
      <w:pPr>
        <w:jc w:val="center"/>
        <w:rPr>
          <w:rFonts w:cs="Arial"/>
        </w:rPr>
      </w:pPr>
    </w:p>
    <w:p w14:paraId="1176F621" w14:textId="1E87948E" w:rsidR="00FE7EFD" w:rsidRPr="007951B4" w:rsidRDefault="00E53E06" w:rsidP="000A52AF">
      <w:pPr>
        <w:jc w:val="center"/>
        <w:rPr>
          <w:rFonts w:cs="Arial"/>
        </w:rPr>
      </w:pPr>
      <w:r w:rsidRPr="007951B4">
        <w:rPr>
          <w:rFonts w:cs="Arial"/>
        </w:rPr>
        <w:t>SÃO PAULO</w:t>
      </w:r>
    </w:p>
    <w:p w14:paraId="55F11742" w14:textId="19593A8F" w:rsidR="004D085D" w:rsidRPr="007951B4" w:rsidRDefault="00E53E06" w:rsidP="000A52AF">
      <w:pPr>
        <w:jc w:val="center"/>
        <w:rPr>
          <w:rFonts w:cs="Arial"/>
        </w:rPr>
      </w:pPr>
      <w:r w:rsidRPr="007951B4">
        <w:rPr>
          <w:rFonts w:cs="Arial"/>
        </w:rPr>
        <w:t>202</w:t>
      </w:r>
      <w:bookmarkStart w:id="1" w:name="_Toc160880692"/>
      <w:bookmarkStart w:id="2" w:name="_Toc161371550"/>
      <w:bookmarkStart w:id="3" w:name="_Toc161389884"/>
      <w:r w:rsidR="00FF2C54" w:rsidRPr="007951B4">
        <w:rPr>
          <w:rFonts w:cs="Arial"/>
        </w:rPr>
        <w:t>5</w:t>
      </w:r>
      <w:r w:rsidR="004D085D" w:rsidRPr="007951B4">
        <w:rPr>
          <w:rFonts w:cs="Arial"/>
        </w:rPr>
        <w:br w:type="page"/>
      </w:r>
    </w:p>
    <w:p w14:paraId="23CC463B" w14:textId="77777777" w:rsidR="00914E54" w:rsidRPr="007951B4" w:rsidRDefault="00914E54" w:rsidP="00914E54">
      <w:pPr>
        <w:jc w:val="center"/>
        <w:rPr>
          <w:rFonts w:cs="Arial"/>
          <w:b/>
        </w:rPr>
      </w:pPr>
      <w:r w:rsidRPr="007951B4">
        <w:rPr>
          <w:rFonts w:cs="Arial"/>
        </w:rPr>
        <w:t>FACULDADE DE INFORMATICA E ADMINISTRAÇÃO PAULISTA - FIAP</w:t>
      </w:r>
    </w:p>
    <w:p w14:paraId="3670E349" w14:textId="77777777" w:rsidR="00914E54" w:rsidRPr="007951B4" w:rsidRDefault="00914E54" w:rsidP="000A52AF">
      <w:pPr>
        <w:jc w:val="center"/>
        <w:rPr>
          <w:rFonts w:cs="Arial"/>
        </w:rPr>
      </w:pPr>
    </w:p>
    <w:p w14:paraId="118849F4" w14:textId="3C983688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ANDERSON DA SILVA RAMOS RM359601</w:t>
      </w:r>
    </w:p>
    <w:p w14:paraId="3489CA04" w14:textId="77777777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ARTHUR EYNG RM359484</w:t>
      </w:r>
    </w:p>
    <w:p w14:paraId="2517D405" w14:textId="77777777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IVAN CARLOS GAZIN RM359250</w:t>
      </w:r>
    </w:p>
    <w:p w14:paraId="1E2D921E" w14:textId="77777777" w:rsidR="000A52AF" w:rsidRPr="007951B4" w:rsidRDefault="000A52AF" w:rsidP="000A52AF">
      <w:pPr>
        <w:jc w:val="center"/>
        <w:rPr>
          <w:rFonts w:cs="Arial"/>
        </w:rPr>
      </w:pPr>
      <w:r w:rsidRPr="007951B4">
        <w:rPr>
          <w:rFonts w:cs="Arial"/>
        </w:rPr>
        <w:t>PAULO VINICIUS DE SOUZA KELLER RM359200</w:t>
      </w:r>
    </w:p>
    <w:p w14:paraId="7FE174CB" w14:textId="77777777" w:rsidR="00C171FA" w:rsidRPr="007951B4" w:rsidRDefault="00C171FA" w:rsidP="007C4B04">
      <w:pPr>
        <w:rPr>
          <w:rFonts w:cs="Arial"/>
        </w:rPr>
      </w:pPr>
    </w:p>
    <w:p w14:paraId="1A1F42F1" w14:textId="77777777" w:rsidR="00FE7EFD" w:rsidRPr="007951B4" w:rsidRDefault="00FE7EFD" w:rsidP="007C4B04">
      <w:pPr>
        <w:rPr>
          <w:rFonts w:cs="Arial"/>
        </w:rPr>
      </w:pPr>
    </w:p>
    <w:p w14:paraId="4F0062AE" w14:textId="77777777" w:rsidR="00FE7EFD" w:rsidRPr="007951B4" w:rsidRDefault="00FE7EFD" w:rsidP="007C4B04">
      <w:pPr>
        <w:rPr>
          <w:rFonts w:cs="Arial"/>
        </w:rPr>
      </w:pPr>
    </w:p>
    <w:p w14:paraId="5CD69C1B" w14:textId="77777777" w:rsidR="00FE7EFD" w:rsidRPr="007951B4" w:rsidRDefault="00FE7EFD" w:rsidP="007C4B04">
      <w:pPr>
        <w:rPr>
          <w:rFonts w:cs="Arial"/>
        </w:rPr>
      </w:pPr>
    </w:p>
    <w:p w14:paraId="1B172106" w14:textId="77777777" w:rsidR="00FE7EFD" w:rsidRPr="007951B4" w:rsidRDefault="00FE7EFD" w:rsidP="007C4B04">
      <w:pPr>
        <w:jc w:val="center"/>
        <w:rPr>
          <w:rFonts w:cs="Arial"/>
        </w:rPr>
      </w:pPr>
    </w:p>
    <w:p w14:paraId="509549CF" w14:textId="77777777" w:rsidR="00914E54" w:rsidRPr="007951B4" w:rsidRDefault="00914E54" w:rsidP="007C4B04">
      <w:pPr>
        <w:jc w:val="center"/>
        <w:rPr>
          <w:rFonts w:cs="Arial"/>
        </w:rPr>
      </w:pPr>
    </w:p>
    <w:bookmarkEnd w:id="1"/>
    <w:bookmarkEnd w:id="2"/>
    <w:bookmarkEnd w:id="3"/>
    <w:p w14:paraId="4A9CD729" w14:textId="77777777" w:rsidR="00AF4249" w:rsidRPr="007951B4" w:rsidRDefault="00AF4249" w:rsidP="00AF4249">
      <w:pPr>
        <w:jc w:val="center"/>
        <w:rPr>
          <w:rFonts w:cs="Arial"/>
          <w:b/>
          <w:bCs/>
        </w:rPr>
      </w:pPr>
      <w:r w:rsidRPr="007951B4">
        <w:rPr>
          <w:rFonts w:cs="Arial"/>
          <w:b/>
          <w:bCs/>
        </w:rPr>
        <w:t>PROJETO INTEGRADO QUANTUM FINANCE</w:t>
      </w:r>
    </w:p>
    <w:p w14:paraId="01F26556" w14:textId="77777777" w:rsidR="00A52C6E" w:rsidRPr="0052197E" w:rsidRDefault="00A52C6E" w:rsidP="00A52C6E">
      <w:pPr>
        <w:jc w:val="center"/>
        <w:rPr>
          <w:rFonts w:cs="Arial"/>
        </w:rPr>
      </w:pPr>
      <w:r w:rsidRPr="0052197E">
        <w:rPr>
          <w:rFonts w:cs="Arial"/>
        </w:rPr>
        <w:t xml:space="preserve">Applied </w:t>
      </w:r>
      <w:r w:rsidRPr="00F628B5">
        <w:rPr>
          <w:rFonts w:cs="Arial"/>
          <w:lang w:val="en-US"/>
        </w:rPr>
        <w:t>Statistics</w:t>
      </w:r>
    </w:p>
    <w:p w14:paraId="6F26B09A" w14:textId="77777777" w:rsidR="00FE7EFD" w:rsidRPr="007951B4" w:rsidRDefault="00A83A3A" w:rsidP="007C4B04">
      <w:pPr>
        <w:rPr>
          <w:rFonts w:cs="Arial"/>
        </w:rPr>
      </w:pPr>
      <w:r w:rsidRPr="007951B4">
        <w:rPr>
          <w:rFonts w:cs="Arial"/>
        </w:rPr>
        <w:tab/>
      </w:r>
    </w:p>
    <w:p w14:paraId="3A51EB7F" w14:textId="77777777" w:rsidR="00FE7EFD" w:rsidRPr="007951B4" w:rsidRDefault="00FE7EFD" w:rsidP="007C4B04">
      <w:pPr>
        <w:rPr>
          <w:rFonts w:cs="Arial"/>
        </w:rPr>
      </w:pPr>
    </w:p>
    <w:p w14:paraId="52B4ECB2" w14:textId="77777777" w:rsidR="00C171FA" w:rsidRPr="007951B4" w:rsidRDefault="00C171FA" w:rsidP="007C4B04">
      <w:pPr>
        <w:rPr>
          <w:rFonts w:cs="Arial"/>
        </w:rPr>
      </w:pPr>
    </w:p>
    <w:p w14:paraId="6C8C3A7B" w14:textId="77777777" w:rsidR="00FE7EFD" w:rsidRPr="007951B4" w:rsidRDefault="00FE7EFD" w:rsidP="007C4B04">
      <w:pPr>
        <w:spacing w:line="240" w:lineRule="auto"/>
        <w:ind w:left="4536"/>
        <w:rPr>
          <w:rFonts w:cs="Arial"/>
        </w:rPr>
      </w:pPr>
    </w:p>
    <w:p w14:paraId="5AAC835B" w14:textId="43E69F03" w:rsidR="00FE7EFD" w:rsidRPr="007951B4" w:rsidRDefault="001826D9" w:rsidP="007C4B04">
      <w:pPr>
        <w:spacing w:line="240" w:lineRule="auto"/>
        <w:ind w:left="4536"/>
        <w:rPr>
          <w:rFonts w:cs="Arial"/>
          <w:b/>
        </w:rPr>
      </w:pPr>
      <w:r w:rsidRPr="007951B4">
        <w:rPr>
          <w:rFonts w:cs="Arial"/>
        </w:rPr>
        <w:t xml:space="preserve">Projeto </w:t>
      </w:r>
      <w:r w:rsidR="00E55818" w:rsidRPr="007951B4">
        <w:rPr>
          <w:rFonts w:cs="Arial"/>
        </w:rPr>
        <w:t>integrado</w:t>
      </w:r>
      <w:r w:rsidR="00FE7EFD" w:rsidRPr="007951B4">
        <w:rPr>
          <w:rFonts w:cs="Arial"/>
        </w:rPr>
        <w:t xml:space="preserve"> </w:t>
      </w:r>
      <w:r w:rsidR="00E53E06" w:rsidRPr="007951B4">
        <w:rPr>
          <w:rFonts w:cs="Arial"/>
        </w:rPr>
        <w:t xml:space="preserve">da </w:t>
      </w:r>
      <w:r w:rsidR="00D52134" w:rsidRPr="007951B4">
        <w:rPr>
          <w:rFonts w:cs="Arial"/>
        </w:rPr>
        <w:t>disciplina</w:t>
      </w:r>
      <w:r w:rsidR="00E53E06" w:rsidRPr="007951B4">
        <w:rPr>
          <w:rFonts w:cs="Arial"/>
        </w:rPr>
        <w:t xml:space="preserve"> </w:t>
      </w:r>
      <w:r w:rsidR="00252A75" w:rsidRPr="0052197E">
        <w:rPr>
          <w:rFonts w:cs="Arial"/>
        </w:rPr>
        <w:t xml:space="preserve">Applied </w:t>
      </w:r>
      <w:r w:rsidR="00252A75" w:rsidRPr="00F628B5">
        <w:rPr>
          <w:rFonts w:cs="Arial"/>
          <w:lang w:val="en-US"/>
        </w:rPr>
        <w:t>Statis</w:t>
      </w:r>
      <w:r w:rsidR="002613A0" w:rsidRPr="00F628B5">
        <w:rPr>
          <w:rFonts w:cs="Arial"/>
          <w:lang w:val="en-US"/>
        </w:rPr>
        <w:t>tics</w:t>
      </w:r>
      <w:r w:rsidR="00E53E06" w:rsidRPr="007951B4">
        <w:rPr>
          <w:rFonts w:cs="Arial"/>
        </w:rPr>
        <w:t xml:space="preserve"> </w:t>
      </w:r>
      <w:r w:rsidR="008538C1" w:rsidRPr="007951B4">
        <w:rPr>
          <w:rFonts w:cs="Arial"/>
        </w:rPr>
        <w:t xml:space="preserve">do MBA em </w:t>
      </w:r>
      <w:r w:rsidR="008538C1" w:rsidRPr="0052197E">
        <w:rPr>
          <w:rFonts w:cs="Arial"/>
        </w:rPr>
        <w:t xml:space="preserve">Data Science &amp; Artificial </w:t>
      </w:r>
      <w:r w:rsidR="008538C1" w:rsidRPr="00F628B5">
        <w:rPr>
          <w:rFonts w:cs="Arial"/>
          <w:lang w:val="en-US"/>
        </w:rPr>
        <w:t>Intelligence</w:t>
      </w:r>
      <w:r w:rsidR="008538C1" w:rsidRPr="007951B4">
        <w:rPr>
          <w:rFonts w:cs="Arial"/>
        </w:rPr>
        <w:t>.</w:t>
      </w:r>
      <w:r w:rsidR="00FE7EFD" w:rsidRPr="007951B4">
        <w:rPr>
          <w:rFonts w:cs="Arial"/>
        </w:rPr>
        <w:t xml:space="preserve"> Orientado pel</w:t>
      </w:r>
      <w:r w:rsidR="00A52C6E" w:rsidRPr="007951B4">
        <w:rPr>
          <w:rFonts w:cs="Arial"/>
        </w:rPr>
        <w:t>a</w:t>
      </w:r>
      <w:r w:rsidR="00FE7EFD" w:rsidRPr="007951B4">
        <w:rPr>
          <w:rFonts w:cs="Arial"/>
        </w:rPr>
        <w:t xml:space="preserve"> </w:t>
      </w:r>
      <w:r w:rsidR="001A63DB" w:rsidRPr="007951B4">
        <w:rPr>
          <w:rFonts w:cs="Arial"/>
        </w:rPr>
        <w:t>Prof</w:t>
      </w:r>
      <w:r w:rsidR="0028075C" w:rsidRPr="007951B4">
        <w:rPr>
          <w:rFonts w:cs="Arial"/>
        </w:rPr>
        <w:t>a</w:t>
      </w:r>
      <w:r w:rsidR="001A63DB" w:rsidRPr="007951B4">
        <w:rPr>
          <w:rFonts w:cs="Arial"/>
        </w:rPr>
        <w:t xml:space="preserve">. </w:t>
      </w:r>
      <w:r w:rsidR="00B91DA8" w:rsidRPr="007951B4">
        <w:rPr>
          <w:rFonts w:cs="Arial"/>
        </w:rPr>
        <w:t>Adelaide Alves de Oliveira</w:t>
      </w:r>
      <w:r w:rsidR="00FE7EFD" w:rsidRPr="007951B4">
        <w:rPr>
          <w:rFonts w:cs="Arial"/>
        </w:rPr>
        <w:t>.</w:t>
      </w:r>
    </w:p>
    <w:p w14:paraId="273831DF" w14:textId="77777777" w:rsidR="00FE7EFD" w:rsidRPr="007951B4" w:rsidRDefault="00FE7EFD" w:rsidP="007C4B04">
      <w:pPr>
        <w:rPr>
          <w:rFonts w:cs="Arial"/>
        </w:rPr>
      </w:pPr>
    </w:p>
    <w:p w14:paraId="6D4C8A2D" w14:textId="77777777" w:rsidR="004D085D" w:rsidRPr="007951B4" w:rsidRDefault="004D085D" w:rsidP="007C4B04">
      <w:pPr>
        <w:rPr>
          <w:rFonts w:cs="Arial"/>
        </w:rPr>
      </w:pPr>
    </w:p>
    <w:p w14:paraId="276B3F2F" w14:textId="77777777" w:rsidR="004D085D" w:rsidRPr="00F628B5" w:rsidRDefault="004D085D" w:rsidP="007C4B04">
      <w:pPr>
        <w:rPr>
          <w:rFonts w:cs="Arial"/>
          <w:lang w:val="en-US"/>
        </w:rPr>
      </w:pPr>
    </w:p>
    <w:p w14:paraId="31DDFC7F" w14:textId="77777777" w:rsidR="00FE7EFD" w:rsidRPr="007951B4" w:rsidRDefault="00FE7EFD" w:rsidP="007C4B04">
      <w:pPr>
        <w:rPr>
          <w:rFonts w:cs="Arial"/>
        </w:rPr>
      </w:pPr>
    </w:p>
    <w:p w14:paraId="1C986F06" w14:textId="77777777" w:rsidR="008538C1" w:rsidRPr="007951B4" w:rsidRDefault="008538C1" w:rsidP="008538C1">
      <w:pPr>
        <w:jc w:val="center"/>
        <w:rPr>
          <w:rFonts w:cs="Arial"/>
        </w:rPr>
      </w:pPr>
      <w:r w:rsidRPr="007951B4">
        <w:rPr>
          <w:rFonts w:cs="Arial"/>
        </w:rPr>
        <w:t>SÃO PAULO</w:t>
      </w:r>
    </w:p>
    <w:p w14:paraId="1EE8077B" w14:textId="38096D76" w:rsidR="008538C1" w:rsidRPr="007951B4" w:rsidRDefault="008538C1" w:rsidP="008538C1">
      <w:pPr>
        <w:jc w:val="center"/>
        <w:rPr>
          <w:rFonts w:cs="Arial"/>
        </w:rPr>
      </w:pPr>
      <w:r w:rsidRPr="007951B4">
        <w:rPr>
          <w:rFonts w:cs="Arial"/>
        </w:rPr>
        <w:t>202</w:t>
      </w:r>
      <w:r w:rsidR="00A52C6E" w:rsidRPr="007951B4">
        <w:rPr>
          <w:rFonts w:cs="Arial"/>
        </w:rPr>
        <w:t>5</w:t>
      </w:r>
    </w:p>
    <w:p w14:paraId="02915D1E" w14:textId="06955951" w:rsidR="001A63DB" w:rsidRPr="007951B4" w:rsidRDefault="001A63DB" w:rsidP="00997C5E">
      <w:pPr>
        <w:jc w:val="center"/>
        <w:rPr>
          <w:rFonts w:cs="Arial"/>
        </w:rPr>
        <w:sectPr w:rsidR="001A63DB" w:rsidRPr="007951B4" w:rsidSect="00231772">
          <w:headerReference w:type="default" r:id="rId11"/>
          <w:pgSz w:w="11907" w:h="16840" w:code="9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sdt>
      <w:sdtPr>
        <w:rPr>
          <w:rFonts w:eastAsiaTheme="minorEastAsia" w:cstheme="minorBidi"/>
          <w:b w:val="0"/>
          <w:bCs w:val="0"/>
          <w:caps w:val="0"/>
          <w:sz w:val="24"/>
          <w:szCs w:val="24"/>
          <w:lang w:eastAsia="en-US"/>
        </w:rPr>
        <w:id w:val="291260780"/>
        <w:docPartObj>
          <w:docPartGallery w:val="Table of Contents"/>
          <w:docPartUnique/>
        </w:docPartObj>
      </w:sdtPr>
      <w:sdtEndPr/>
      <w:sdtContent>
        <w:p w14:paraId="30D37893" w14:textId="77777777" w:rsidR="004D085D" w:rsidRPr="007951B4" w:rsidRDefault="004D085D" w:rsidP="004E2CF5">
          <w:pPr>
            <w:pStyle w:val="CabealhodoSumrio"/>
            <w:numPr>
              <w:ilvl w:val="0"/>
              <w:numId w:val="0"/>
            </w:numPr>
            <w:rPr>
              <w:rFonts w:cs="Arial"/>
              <w:sz w:val="24"/>
              <w:szCs w:val="24"/>
            </w:rPr>
          </w:pPr>
          <w:r w:rsidRPr="007951B4">
            <w:rPr>
              <w:rFonts w:cs="Arial"/>
              <w:caps w:val="0"/>
              <w:sz w:val="24"/>
              <w:szCs w:val="24"/>
            </w:rPr>
            <w:t>Sumário</w:t>
          </w:r>
        </w:p>
        <w:p w14:paraId="2977F007" w14:textId="70017539" w:rsidR="00905EBB" w:rsidRPr="002F4B12" w:rsidRDefault="004D085D" w:rsidP="00073497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7951B4">
            <w:rPr>
              <w:rFonts w:ascii="Arial" w:hAnsi="Arial" w:cs="Arial"/>
            </w:rPr>
            <w:fldChar w:fldCharType="begin"/>
          </w:r>
          <w:r w:rsidRPr="007951B4">
            <w:rPr>
              <w:rFonts w:ascii="Arial" w:hAnsi="Arial" w:cs="Arial"/>
            </w:rPr>
            <w:instrText xml:space="preserve"> TOC \o "1-3" \h \z \u </w:instrText>
          </w:r>
          <w:r w:rsidRPr="007951B4">
            <w:rPr>
              <w:rFonts w:ascii="Arial" w:hAnsi="Arial" w:cs="Arial"/>
            </w:rPr>
            <w:fldChar w:fldCharType="separate"/>
          </w:r>
          <w:hyperlink w:anchor="_Toc193648004" w:history="1">
            <w:r w:rsidR="00905EBB" w:rsidRPr="002F4B12">
              <w:rPr>
                <w:rStyle w:val="Hyperlink"/>
                <w:rFonts w:ascii="Arial" w:hAnsi="Arial" w:cs="Arial"/>
                <w:noProof/>
              </w:rPr>
              <w:t>1. Cenário para elaboração da solução</w:t>
            </w:r>
            <w:r w:rsidR="00905EBB" w:rsidRPr="002F4B12">
              <w:rPr>
                <w:rFonts w:ascii="Arial" w:hAnsi="Arial" w:cs="Arial"/>
                <w:noProof/>
                <w:webHidden/>
              </w:rPr>
              <w:tab/>
            </w:r>
            <w:r w:rsidR="00905EBB"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="00905EBB" w:rsidRPr="002F4B12">
              <w:rPr>
                <w:rFonts w:ascii="Arial" w:hAnsi="Arial" w:cs="Arial"/>
                <w:noProof/>
                <w:webHidden/>
              </w:rPr>
              <w:instrText xml:space="preserve"> PAGEREF _Toc193648004 \h </w:instrText>
            </w:r>
            <w:r w:rsidR="00905EBB" w:rsidRPr="002F4B12">
              <w:rPr>
                <w:rFonts w:ascii="Arial" w:hAnsi="Arial" w:cs="Arial"/>
                <w:noProof/>
                <w:webHidden/>
              </w:rPr>
            </w:r>
            <w:r w:rsidR="00905EBB"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05EBB" w:rsidRPr="002F4B12">
              <w:rPr>
                <w:rFonts w:ascii="Arial" w:hAnsi="Arial" w:cs="Arial"/>
                <w:noProof/>
                <w:webHidden/>
              </w:rPr>
              <w:t>5</w:t>
            </w:r>
            <w:r w:rsidR="00905EBB"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40182D" w14:textId="04879AD8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05" w:history="1">
            <w:r w:rsidRPr="002F4B12">
              <w:rPr>
                <w:rStyle w:val="Hyperlink"/>
                <w:rFonts w:ascii="Arial" w:hAnsi="Arial" w:cs="Arial"/>
                <w:noProof/>
              </w:rPr>
              <w:t xml:space="preserve">1.1. Quantum </w:t>
            </w:r>
            <w:r w:rsidRPr="002F4B12">
              <w:rPr>
                <w:rStyle w:val="Hyperlink"/>
                <w:rFonts w:ascii="Arial" w:hAnsi="Arial" w:cs="Arial"/>
                <w:noProof/>
                <w:lang w:val="en-US"/>
              </w:rPr>
              <w:t>Finance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_Toc193648005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5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EC7C2C" w14:textId="187CACF3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06" w:history="1">
            <w:r w:rsidRPr="002F4B12">
              <w:rPr>
                <w:rStyle w:val="Hyperlink"/>
                <w:rFonts w:ascii="Arial" w:hAnsi="Arial" w:cs="Arial"/>
                <w:noProof/>
              </w:rPr>
              <w:t>1.2. Produto Crédito ao consumidor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_Toc193648006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5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646758" w14:textId="2C0F76B1" w:rsidR="00905EBB" w:rsidRPr="002F4B12" w:rsidRDefault="00905EBB" w:rsidP="00073497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07" w:history="1">
            <w:r w:rsidRPr="002F4B12">
              <w:rPr>
                <w:rStyle w:val="Hyperlink"/>
                <w:rFonts w:ascii="Arial" w:hAnsi="Arial" w:cs="Arial"/>
                <w:noProof/>
              </w:rPr>
              <w:t>2. Resultados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_Toc193648007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7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DD8020" w14:textId="320A2FD6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08" w:history="1">
            <w:r w:rsidRPr="002F4B12">
              <w:rPr>
                <w:rStyle w:val="Hyperlink"/>
                <w:rFonts w:ascii="Arial" w:hAnsi="Arial" w:cs="Arial"/>
                <w:noProof/>
              </w:rPr>
              <w:t>2.1. Quadros conceituais estatístico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_Toc193648008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7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890759" w14:textId="36F63B55" w:rsidR="00905EBB" w:rsidRPr="002F4B12" w:rsidRDefault="00905EBB" w:rsidP="002F4B12">
          <w:pPr>
            <w:pStyle w:val="Sumrio3"/>
            <w:tabs>
              <w:tab w:val="clear" w:pos="1921"/>
              <w:tab w:val="left" w:pos="567"/>
            </w:tabs>
            <w:ind w:hanging="480"/>
            <w:rPr>
              <w:rFonts w:ascii="Arial" w:eastAsiaTheme="minorEastAsia" w:hAnsi="Arial" w:cs="Arial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09" w:history="1">
            <w:r w:rsidRPr="002F4B12">
              <w:rPr>
                <w:rStyle w:val="Hyperlink"/>
                <w:rFonts w:ascii="Arial" w:hAnsi="Arial" w:cs="Arial"/>
                <w:noProof/>
              </w:rPr>
              <w:t>2.1.1.</w:t>
            </w:r>
            <w:r w:rsidRPr="002F4B12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F4B12">
              <w:rPr>
                <w:rStyle w:val="Hyperlink"/>
                <w:rFonts w:ascii="Arial" w:hAnsi="Arial" w:cs="Arial"/>
                <w:noProof/>
              </w:rPr>
              <w:t>Produto: Crédito ao Consumidor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_Toc193648009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7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EB8BE5" w14:textId="00FFB9A4" w:rsidR="00905EBB" w:rsidRPr="002F4B12" w:rsidRDefault="00905EBB" w:rsidP="002F4B12">
          <w:pPr>
            <w:pStyle w:val="Sumrio3"/>
            <w:tabs>
              <w:tab w:val="clear" w:pos="1921"/>
              <w:tab w:val="left" w:pos="567"/>
            </w:tabs>
            <w:ind w:hanging="480"/>
            <w:rPr>
              <w:rFonts w:ascii="Arial" w:eastAsiaTheme="minorEastAsia" w:hAnsi="Arial" w:cs="Arial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0" w:history="1">
            <w:r w:rsidRPr="002F4B12">
              <w:rPr>
                <w:rStyle w:val="Hyperlink"/>
                <w:rFonts w:ascii="Arial" w:hAnsi="Arial" w:cs="Arial"/>
                <w:noProof/>
              </w:rPr>
              <w:t>2.1.2.</w:t>
            </w:r>
            <w:r w:rsidRPr="002F4B12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F4B12">
              <w:rPr>
                <w:rStyle w:val="Hyperlink"/>
                <w:rFonts w:ascii="Arial" w:hAnsi="Arial" w:cs="Arial"/>
                <w:noProof/>
              </w:rPr>
              <w:t>Estudo Estatístico – Quadro Conceitual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_Toc193648010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8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628A42" w14:textId="72D334D6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1" w:history="1">
            <w:r w:rsidRPr="002F4B12">
              <w:rPr>
                <w:rStyle w:val="Hyperlink"/>
                <w:rFonts w:ascii="Arial" w:hAnsi="Arial" w:cs="Arial"/>
                <w:noProof/>
              </w:rPr>
              <w:t>2.2. Análise descritiva das variáveis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_Toc193648011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10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5EFD6A" w14:textId="759E4F4B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2" w:history="1">
            <w:r w:rsidRPr="002F4B12">
              <w:rPr>
                <w:rStyle w:val="Hyperlink"/>
                <w:rFonts w:ascii="Arial" w:hAnsi="Arial" w:cs="Arial"/>
                <w:noProof/>
              </w:rPr>
              <w:t>2.3. Análise de correlação das variáveis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_Toc193648012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17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2C9384" w14:textId="7F16B55E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3" w:history="1">
            <w:r w:rsidRPr="002F4B12">
              <w:rPr>
                <w:rStyle w:val="Hyperlink"/>
                <w:rFonts w:ascii="Arial" w:hAnsi="Arial" w:cs="Arial"/>
                <w:noProof/>
              </w:rPr>
              <w:t>2.4. Modelo adequado resolver esse problema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_Toc193648013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18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23F7C8" w14:textId="3183641A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4" w:history="1">
            <w:r w:rsidRPr="002F4B12">
              <w:rPr>
                <w:rStyle w:val="Hyperlink"/>
                <w:rFonts w:ascii="Arial" w:hAnsi="Arial" w:cs="Arial"/>
                <w:noProof/>
              </w:rPr>
              <w:t>2.5. Análise dos resultados e da qualidade do modelo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_Toc193648014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19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E5A2C7" w14:textId="4F4A1F95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5" w:history="1">
            <w:r w:rsidRPr="002F4B12">
              <w:rPr>
                <w:rStyle w:val="Hyperlink"/>
                <w:rFonts w:ascii="Arial" w:hAnsi="Arial" w:cs="Arial"/>
                <w:noProof/>
              </w:rPr>
              <w:t>2.6. Acurácia e medidas de erros do modelo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_Toc193648015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21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A26E27" w14:textId="176C0996" w:rsidR="00905EBB" w:rsidRPr="002F4B12" w:rsidRDefault="00905EBB" w:rsidP="00073497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6" w:history="1">
            <w:r w:rsidRPr="002F4B12">
              <w:rPr>
                <w:rStyle w:val="Hyperlink"/>
                <w:rFonts w:ascii="Arial" w:hAnsi="Arial" w:cs="Arial"/>
                <w:noProof/>
              </w:rPr>
              <w:t>3. Recomendações positivas e negativas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_Toc193648016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22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68C169" w14:textId="5CC67E7A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7" w:history="1">
            <w:r w:rsidRPr="002F4B12">
              <w:rPr>
                <w:rStyle w:val="Hyperlink"/>
                <w:rFonts w:ascii="Arial" w:hAnsi="Arial" w:cs="Arial"/>
                <w:noProof/>
              </w:rPr>
              <w:t>3.1. As variáveis são suficientes para tomada de decisão?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_Toc193648017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22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D09A90" w14:textId="6A2D5565" w:rsidR="00905EBB" w:rsidRPr="002F4B12" w:rsidRDefault="00905EBB" w:rsidP="00073497">
          <w:pPr>
            <w:pStyle w:val="Sumrio2"/>
            <w:ind w:hanging="240"/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8" w:history="1">
            <w:r w:rsidRPr="002F4B12">
              <w:rPr>
                <w:rStyle w:val="Hyperlink"/>
                <w:rFonts w:ascii="Arial" w:hAnsi="Arial" w:cs="Arial"/>
                <w:noProof/>
              </w:rPr>
              <w:t>3.2. As suposições do modelo de regressão linear múltipla foram atendidas?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_Toc193648018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23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C62961" w14:textId="5FCFC409" w:rsidR="00905EBB" w:rsidRPr="002F4B12" w:rsidRDefault="00905EBB" w:rsidP="00073497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648019" w:history="1">
            <w:r w:rsidRPr="002F4B12">
              <w:rPr>
                <w:rStyle w:val="Hyperlink"/>
                <w:rFonts w:ascii="Arial" w:hAnsi="Arial" w:cs="Arial"/>
                <w:noProof/>
              </w:rPr>
              <w:t>4. SIMULADOR DO MODELO (EXCEL)</w:t>
            </w:r>
            <w:r w:rsidRPr="002F4B12">
              <w:rPr>
                <w:rFonts w:ascii="Arial" w:hAnsi="Arial" w:cs="Arial"/>
                <w:noProof/>
                <w:webHidden/>
              </w:rPr>
              <w:tab/>
            </w:r>
            <w:r w:rsidRPr="002F4B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F4B12">
              <w:rPr>
                <w:rFonts w:ascii="Arial" w:hAnsi="Arial" w:cs="Arial"/>
                <w:noProof/>
                <w:webHidden/>
              </w:rPr>
              <w:instrText xml:space="preserve"> PAGEREF _Toc193648019 \h </w:instrText>
            </w:r>
            <w:r w:rsidRPr="002F4B12">
              <w:rPr>
                <w:rFonts w:ascii="Arial" w:hAnsi="Arial" w:cs="Arial"/>
                <w:noProof/>
                <w:webHidden/>
              </w:rPr>
            </w:r>
            <w:r w:rsidRPr="002F4B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F4B12">
              <w:rPr>
                <w:rFonts w:ascii="Arial" w:hAnsi="Arial" w:cs="Arial"/>
                <w:noProof/>
                <w:webHidden/>
              </w:rPr>
              <w:t>24</w:t>
            </w:r>
            <w:r w:rsidRPr="002F4B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D95368" w14:textId="24EF87A8" w:rsidR="004D085D" w:rsidRPr="007951B4" w:rsidRDefault="004D085D" w:rsidP="004E2CF5">
          <w:pPr>
            <w:ind w:firstLine="0"/>
            <w:rPr>
              <w:rFonts w:cs="Arial"/>
              <w:b/>
              <w:bCs/>
              <w:i/>
              <w:iCs/>
              <w:caps/>
              <w:smallCaps/>
              <w:szCs w:val="24"/>
            </w:rPr>
          </w:pPr>
          <w:r w:rsidRPr="007951B4">
            <w:rPr>
              <w:rFonts w:cs="Arial"/>
              <w:b/>
              <w:bCs/>
              <w:i/>
              <w:iCs/>
              <w:caps/>
              <w:smallCaps/>
              <w:sz w:val="20"/>
              <w:szCs w:val="20"/>
            </w:rPr>
            <w:fldChar w:fldCharType="end"/>
          </w:r>
        </w:p>
      </w:sdtContent>
    </w:sdt>
    <w:p w14:paraId="17053B34" w14:textId="17711BEF" w:rsidR="00231772" w:rsidRPr="007951B4" w:rsidRDefault="007C3991" w:rsidP="007D1928">
      <w:pPr>
        <w:spacing w:after="200" w:line="276" w:lineRule="auto"/>
        <w:ind w:firstLine="0"/>
        <w:rPr>
          <w:rFonts w:cs="Arial"/>
          <w:b/>
        </w:rPr>
      </w:pPr>
      <w:r w:rsidRPr="007951B4">
        <w:rPr>
          <w:rFonts w:cs="Arial"/>
          <w:b/>
        </w:rPr>
        <w:br w:type="page"/>
      </w:r>
    </w:p>
    <w:p w14:paraId="1588D67D" w14:textId="1D66B3B6" w:rsidR="00EF29DF" w:rsidRDefault="00EF29DF" w:rsidP="00EF29DF">
      <w:pPr>
        <w:tabs>
          <w:tab w:val="left" w:pos="851"/>
          <w:tab w:val="center" w:pos="4252"/>
        </w:tabs>
        <w:spacing w:after="0"/>
        <w:jc w:val="center"/>
        <w:rPr>
          <w:rFonts w:cs="Arial"/>
          <w:b/>
          <w:bCs/>
          <w:i/>
          <w:iCs/>
        </w:rPr>
      </w:pPr>
      <w:r w:rsidRPr="007951B4">
        <w:rPr>
          <w:rFonts w:cs="Arial"/>
          <w:b/>
          <w:bCs/>
          <w:szCs w:val="24"/>
        </w:rPr>
        <w:t xml:space="preserve">Lista de </w:t>
      </w:r>
      <w:r>
        <w:rPr>
          <w:rFonts w:cs="Arial"/>
          <w:b/>
          <w:bCs/>
          <w:szCs w:val="24"/>
        </w:rPr>
        <w:t>Figuras</w:t>
      </w:r>
    </w:p>
    <w:p w14:paraId="0C4E347C" w14:textId="5780DE33" w:rsidR="00114F54" w:rsidRPr="0010632B" w:rsidRDefault="007C399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r w:rsidRPr="007951B4">
        <w:rPr>
          <w:rFonts w:cs="Arial"/>
          <w:b/>
          <w:bCs/>
          <w:i/>
          <w:iCs/>
        </w:rPr>
        <w:fldChar w:fldCharType="begin"/>
      </w:r>
      <w:r w:rsidRPr="01806DDC">
        <w:rPr>
          <w:rFonts w:cs="Arial"/>
          <w:b/>
          <w:bCs/>
          <w:i/>
          <w:iCs/>
        </w:rPr>
        <w:instrText xml:space="preserve"> TOC \h \z \c "Figura" </w:instrText>
      </w:r>
      <w:r w:rsidRPr="007951B4">
        <w:rPr>
          <w:rFonts w:cs="Arial"/>
          <w:b/>
          <w:bCs/>
          <w:i/>
          <w:iCs/>
        </w:rPr>
        <w:fldChar w:fldCharType="separate"/>
      </w:r>
      <w:hyperlink w:anchor="_Toc193647169" w:history="1">
        <w:r w:rsidR="00114F54" w:rsidRPr="0010632B">
          <w:rPr>
            <w:rStyle w:val="Hyperlink"/>
            <w:rFonts w:cs="Arial"/>
            <w:noProof/>
            <w:sz w:val="20"/>
            <w:szCs w:val="20"/>
          </w:rPr>
          <w:t>Figura 1 Variáveis como object</w:t>
        </w:r>
        <w:r w:rsidR="00114F54" w:rsidRPr="0010632B">
          <w:rPr>
            <w:noProof/>
            <w:webHidden/>
            <w:sz w:val="20"/>
            <w:szCs w:val="20"/>
          </w:rPr>
          <w:tab/>
        </w:r>
        <w:r w:rsidR="00114F54" w:rsidRPr="0010632B">
          <w:rPr>
            <w:noProof/>
            <w:webHidden/>
            <w:sz w:val="20"/>
            <w:szCs w:val="20"/>
          </w:rPr>
          <w:fldChar w:fldCharType="begin"/>
        </w:r>
        <w:r w:rsidR="00114F54" w:rsidRPr="0010632B">
          <w:rPr>
            <w:noProof/>
            <w:webHidden/>
            <w:sz w:val="20"/>
            <w:szCs w:val="20"/>
          </w:rPr>
          <w:instrText xml:space="preserve"> PAGEREF _Toc193647169 \h </w:instrText>
        </w:r>
        <w:r w:rsidR="00114F54" w:rsidRPr="0010632B">
          <w:rPr>
            <w:noProof/>
            <w:webHidden/>
            <w:sz w:val="20"/>
            <w:szCs w:val="20"/>
          </w:rPr>
        </w:r>
        <w:r w:rsidR="00114F54" w:rsidRPr="0010632B">
          <w:rPr>
            <w:noProof/>
            <w:webHidden/>
            <w:sz w:val="20"/>
            <w:szCs w:val="20"/>
          </w:rPr>
          <w:fldChar w:fldCharType="separate"/>
        </w:r>
        <w:r w:rsidR="00114F54" w:rsidRPr="0010632B">
          <w:rPr>
            <w:noProof/>
            <w:webHidden/>
            <w:sz w:val="20"/>
            <w:szCs w:val="20"/>
          </w:rPr>
          <w:t>10</w:t>
        </w:r>
        <w:r w:rsidR="00114F54"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2F404181" w14:textId="33286267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0" w:history="1">
        <w:r w:rsidRPr="0010632B">
          <w:rPr>
            <w:rStyle w:val="Hyperlink"/>
            <w:rFonts w:cs="Arial"/>
            <w:noProof/>
            <w:sz w:val="20"/>
            <w:szCs w:val="20"/>
          </w:rPr>
          <w:t>Figura 2 Variáveis object corrigidas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_Toc193647170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10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4F1DBE24" w14:textId="57CEA31F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1" w:history="1">
        <w:r w:rsidRPr="0010632B">
          <w:rPr>
            <w:rStyle w:val="Hyperlink"/>
            <w:rFonts w:cs="Arial"/>
            <w:noProof/>
            <w:sz w:val="20"/>
            <w:szCs w:val="20"/>
          </w:rPr>
          <w:t>Figura 3 Target assimétrico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_Toc193647171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11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43144178" w14:textId="137A9772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2" w:history="1">
        <w:r w:rsidRPr="0010632B">
          <w:rPr>
            <w:rStyle w:val="Hyperlink"/>
            <w:rFonts w:cs="Arial"/>
            <w:noProof/>
            <w:sz w:val="20"/>
            <w:szCs w:val="20"/>
          </w:rPr>
          <w:t>Figura 4 Target raiz quadrada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_Toc193647172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11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B2082FD" w14:textId="525E708F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3" w:history="1">
        <w:r w:rsidRPr="0010632B">
          <w:rPr>
            <w:rStyle w:val="Hyperlink"/>
            <w:rFonts w:cs="Arial"/>
            <w:noProof/>
            <w:sz w:val="20"/>
            <w:szCs w:val="20"/>
          </w:rPr>
          <w:t>Figura 5 Base sem valores nulos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_Toc193647173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11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294E216B" w14:textId="08852FB5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4" w:history="1">
        <w:r w:rsidRPr="0010632B">
          <w:rPr>
            <w:rStyle w:val="Hyperlink"/>
            <w:noProof/>
            <w:sz w:val="20"/>
            <w:szCs w:val="20"/>
          </w:rPr>
          <w:t>Figura 6 Estado civil ‘na’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_Toc193647174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12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3564C2F0" w14:textId="7DB94F84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5" w:history="1">
        <w:r w:rsidRPr="0010632B">
          <w:rPr>
            <w:rStyle w:val="Hyperlink"/>
            <w:rFonts w:cs="Arial"/>
            <w:noProof/>
            <w:sz w:val="20"/>
            <w:szCs w:val="20"/>
          </w:rPr>
          <w:t>Figura 7 Histogramas variáveis quantitativas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_Toc193647175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13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5974C72" w14:textId="167B01EF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6" w:history="1">
        <w:r w:rsidRPr="0010632B">
          <w:rPr>
            <w:rStyle w:val="Hyperlink"/>
            <w:rFonts w:cs="Arial"/>
            <w:noProof/>
            <w:sz w:val="20"/>
            <w:szCs w:val="20"/>
          </w:rPr>
          <w:t>Figura 8 Boxplot para verificar outliers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_Toc193647176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14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485CBAC2" w14:textId="2107FC35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7" w:history="1">
        <w:r w:rsidRPr="0010632B">
          <w:rPr>
            <w:rStyle w:val="Hyperlink"/>
            <w:rFonts w:cs="Arial"/>
            <w:noProof/>
            <w:sz w:val="20"/>
            <w:szCs w:val="20"/>
          </w:rPr>
          <w:t>Figura 9 Sexo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_Toc193647177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28757C5F" w14:textId="0865FE0B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8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10 Estado Civil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_Toc193647178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3E30FE76" w14:textId="53B43F77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79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11 Escolaridade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_Toc193647179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89EC650" w14:textId="16DC29D6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0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12 Trabalhando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_Toc193647180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E2AD5E8" w14:textId="142C43DD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1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13 Região Moradia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_Toc193647181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4C5D2662" w14:textId="201C0503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2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14 Casa Própria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_Toc193647182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15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2C96563E" w14:textId="4C436F3F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3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15 S</w:t>
        </w:r>
        <w:r w:rsidRPr="0010632B">
          <w:rPr>
            <w:rStyle w:val="Hyperlink"/>
            <w:noProof/>
            <w:sz w:val="20"/>
            <w:szCs w:val="20"/>
          </w:rPr>
          <w:t>catterplot das variáveis quantitativas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_Toc193647183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16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1E775DCB" w14:textId="524646B0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4" w:history="1">
        <w:r w:rsidRPr="0010632B">
          <w:rPr>
            <w:rStyle w:val="Hyperlink"/>
            <w:rFonts w:cs="Arial"/>
            <w:noProof/>
            <w:sz w:val="20"/>
            <w:szCs w:val="20"/>
          </w:rPr>
          <w:t>Figura 16 Variáveis dumies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_Toc193647184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16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64560358" w14:textId="6371AD5E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5" w:history="1">
        <w:r w:rsidRPr="0010632B">
          <w:rPr>
            <w:rStyle w:val="Hyperlink"/>
            <w:rFonts w:cs="Arial"/>
            <w:noProof/>
            <w:sz w:val="20"/>
            <w:szCs w:val="20"/>
          </w:rPr>
          <w:t xml:space="preserve">Figura 17 </w:t>
        </w:r>
        <w:r w:rsidRPr="0010632B">
          <w:rPr>
            <w:rStyle w:val="Hyperlink"/>
            <w:noProof/>
            <w:sz w:val="20"/>
            <w:szCs w:val="20"/>
          </w:rPr>
          <w:t>mapa de calor correlação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_Toc193647185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17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52CB3590" w14:textId="0688C956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6" w:history="1">
        <w:r w:rsidRPr="0010632B">
          <w:rPr>
            <w:rStyle w:val="Hyperlink"/>
            <w:noProof/>
            <w:sz w:val="20"/>
            <w:szCs w:val="20"/>
          </w:rPr>
          <w:t>Figura 18 Regression – Tentativa-01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_Toc193647186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19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58D2B30C" w14:textId="79EEE280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7" w:history="1">
        <w:r w:rsidRPr="0010632B">
          <w:rPr>
            <w:rStyle w:val="Hyperlink"/>
            <w:noProof/>
            <w:sz w:val="20"/>
            <w:szCs w:val="20"/>
          </w:rPr>
          <w:t>Figura 19 Regression – Tentativa-02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_Toc193647187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20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262BB61E" w14:textId="0F7083AC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8" w:history="1">
        <w:r w:rsidRPr="0010632B">
          <w:rPr>
            <w:rStyle w:val="Hyperlink"/>
            <w:noProof/>
            <w:sz w:val="20"/>
            <w:szCs w:val="20"/>
          </w:rPr>
          <w:t>Figura 20 Estimado vs Observado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_Toc193647188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21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5F65FCE" w14:textId="03DF3F79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89" w:history="1">
        <w:r w:rsidRPr="0010632B">
          <w:rPr>
            <w:rStyle w:val="Hyperlink"/>
            <w:noProof/>
            <w:sz w:val="20"/>
            <w:szCs w:val="20"/>
          </w:rPr>
          <w:t>Figura 21 Medidas de erro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_Toc193647189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21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07C669E9" w14:textId="43457328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90" w:history="1">
        <w:r w:rsidRPr="0010632B">
          <w:rPr>
            <w:rStyle w:val="Hyperlink"/>
            <w:noProof/>
            <w:sz w:val="20"/>
            <w:szCs w:val="20"/>
          </w:rPr>
          <w:t>Figura 22 Resíduos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_Toc193647190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23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61D9BDB9" w14:textId="459BC121" w:rsidR="00114F54" w:rsidRPr="0010632B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0"/>
          <w:szCs w:val="20"/>
          <w:lang w:val="en-US"/>
          <w14:ligatures w14:val="standardContextual"/>
        </w:rPr>
      </w:pPr>
      <w:hyperlink w:anchor="_Toc193647191" w:history="1">
        <w:r w:rsidRPr="0010632B">
          <w:rPr>
            <w:rStyle w:val="Hyperlink"/>
            <w:noProof/>
            <w:sz w:val="20"/>
            <w:szCs w:val="20"/>
          </w:rPr>
          <w:t>Figura 23 Teste de normalidade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_Toc193647191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23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950573E" w14:textId="4CCAE08E" w:rsidR="00114F54" w:rsidRDefault="00114F5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647192" w:history="1">
        <w:r w:rsidRPr="0010632B">
          <w:rPr>
            <w:rStyle w:val="Hyperlink"/>
            <w:noProof/>
            <w:sz w:val="20"/>
            <w:szCs w:val="20"/>
          </w:rPr>
          <w:t>Figura 24 Simulador Excel</w:t>
        </w:r>
        <w:r w:rsidRPr="0010632B">
          <w:rPr>
            <w:noProof/>
            <w:webHidden/>
            <w:sz w:val="20"/>
            <w:szCs w:val="20"/>
          </w:rPr>
          <w:tab/>
        </w:r>
        <w:r w:rsidRPr="0010632B">
          <w:rPr>
            <w:noProof/>
            <w:webHidden/>
            <w:sz w:val="20"/>
            <w:szCs w:val="20"/>
          </w:rPr>
          <w:fldChar w:fldCharType="begin"/>
        </w:r>
        <w:r w:rsidRPr="0010632B">
          <w:rPr>
            <w:noProof/>
            <w:webHidden/>
            <w:sz w:val="20"/>
            <w:szCs w:val="20"/>
          </w:rPr>
          <w:instrText xml:space="preserve"> PAGEREF _Toc193647192 \h </w:instrText>
        </w:r>
        <w:r w:rsidRPr="0010632B">
          <w:rPr>
            <w:noProof/>
            <w:webHidden/>
            <w:sz w:val="20"/>
            <w:szCs w:val="20"/>
          </w:rPr>
        </w:r>
        <w:r w:rsidRPr="0010632B">
          <w:rPr>
            <w:noProof/>
            <w:webHidden/>
            <w:sz w:val="20"/>
            <w:szCs w:val="20"/>
          </w:rPr>
          <w:fldChar w:fldCharType="separate"/>
        </w:r>
        <w:r w:rsidRPr="0010632B">
          <w:rPr>
            <w:noProof/>
            <w:webHidden/>
            <w:sz w:val="20"/>
            <w:szCs w:val="20"/>
          </w:rPr>
          <w:t>24</w:t>
        </w:r>
        <w:r w:rsidRPr="0010632B">
          <w:rPr>
            <w:noProof/>
            <w:webHidden/>
            <w:sz w:val="20"/>
            <w:szCs w:val="20"/>
          </w:rPr>
          <w:fldChar w:fldCharType="end"/>
        </w:r>
      </w:hyperlink>
    </w:p>
    <w:p w14:paraId="7EDF3985" w14:textId="1A2FDB17" w:rsidR="007B0EA0" w:rsidRDefault="007C3991" w:rsidP="00CB0313">
      <w:pPr>
        <w:tabs>
          <w:tab w:val="left" w:pos="851"/>
          <w:tab w:val="center" w:pos="4252"/>
        </w:tabs>
        <w:spacing w:after="0"/>
        <w:ind w:firstLine="0"/>
        <w:rPr>
          <w:rFonts w:cs="Arial"/>
          <w:b/>
          <w:bCs/>
          <w:i/>
          <w:iCs/>
          <w:szCs w:val="24"/>
        </w:rPr>
      </w:pPr>
      <w:r w:rsidRPr="007951B4">
        <w:rPr>
          <w:rFonts w:cs="Arial"/>
          <w:b/>
          <w:bCs/>
          <w:i/>
          <w:iCs/>
          <w:szCs w:val="24"/>
        </w:rPr>
        <w:fldChar w:fldCharType="end"/>
      </w:r>
    </w:p>
    <w:p w14:paraId="51A0B573" w14:textId="59832CD3" w:rsidR="007B0EA0" w:rsidRDefault="007B0EA0" w:rsidP="00C359C7">
      <w:pPr>
        <w:rPr>
          <w:rFonts w:cs="Arial"/>
          <w:b/>
          <w:i/>
        </w:rPr>
      </w:pPr>
      <w:r w:rsidRPr="6D70572A">
        <w:rPr>
          <w:rFonts w:cs="Arial"/>
          <w:b/>
          <w:i/>
        </w:rPr>
        <w:br w:type="page"/>
      </w:r>
    </w:p>
    <w:p w14:paraId="1001C35C" w14:textId="77777777" w:rsidR="00114F54" w:rsidRPr="002F4B12" w:rsidRDefault="001D73FC" w:rsidP="00CB0313">
      <w:pPr>
        <w:tabs>
          <w:tab w:val="left" w:pos="851"/>
          <w:tab w:val="center" w:pos="4252"/>
        </w:tabs>
        <w:spacing w:after="0"/>
        <w:jc w:val="center"/>
        <w:rPr>
          <w:noProof/>
          <w:sz w:val="20"/>
          <w:szCs w:val="18"/>
        </w:rPr>
      </w:pPr>
      <w:r w:rsidRPr="002F4B12">
        <w:rPr>
          <w:rFonts w:cs="Arial"/>
          <w:b/>
          <w:bCs/>
          <w:sz w:val="20"/>
          <w:szCs w:val="20"/>
        </w:rPr>
        <w:t>Lista de Tabelas</w:t>
      </w:r>
      <w:r w:rsidRPr="002F4B12">
        <w:rPr>
          <w:rFonts w:cs="Arial"/>
          <w:b/>
          <w:bCs/>
          <w:i/>
          <w:iCs/>
          <w:sz w:val="20"/>
          <w:szCs w:val="20"/>
        </w:rPr>
        <w:fldChar w:fldCharType="begin"/>
      </w:r>
      <w:r w:rsidRPr="002F4B12">
        <w:rPr>
          <w:rFonts w:cs="Arial"/>
          <w:b/>
          <w:bCs/>
          <w:i/>
          <w:iCs/>
          <w:sz w:val="20"/>
          <w:szCs w:val="20"/>
        </w:rPr>
        <w:instrText xml:space="preserve"> TOC \h \z \c "Tabela" </w:instrText>
      </w:r>
      <w:r w:rsidRPr="002F4B12">
        <w:rPr>
          <w:rFonts w:cs="Arial"/>
          <w:b/>
          <w:bCs/>
          <w:i/>
          <w:iCs/>
          <w:sz w:val="20"/>
          <w:szCs w:val="20"/>
        </w:rPr>
        <w:fldChar w:fldCharType="separate"/>
      </w:r>
    </w:p>
    <w:p w14:paraId="2EB06296" w14:textId="5E305CB9" w:rsidR="00114F54" w:rsidRPr="002F4B12" w:rsidRDefault="00114F54" w:rsidP="00114F54">
      <w:pPr>
        <w:pStyle w:val="ndicedeilustraes"/>
        <w:tabs>
          <w:tab w:val="right" w:leader="dot" w:pos="9061"/>
        </w:tabs>
        <w:rPr>
          <w:rStyle w:val="Hyperlink"/>
          <w:sz w:val="20"/>
          <w:szCs w:val="18"/>
        </w:rPr>
      </w:pPr>
      <w:hyperlink w:anchor="_Toc193647193" w:history="1">
        <w:r w:rsidRPr="002F4B12">
          <w:rPr>
            <w:rStyle w:val="Hyperlink"/>
            <w:noProof/>
            <w:sz w:val="20"/>
            <w:szCs w:val="18"/>
          </w:rPr>
          <w:t>Tabela 1 Dicionário Base de dados</w:t>
        </w:r>
        <w:r w:rsidRPr="002F4B12">
          <w:rPr>
            <w:rStyle w:val="Hyperlink"/>
            <w:webHidden/>
            <w:sz w:val="20"/>
            <w:szCs w:val="18"/>
          </w:rPr>
          <w:tab/>
        </w:r>
        <w:r w:rsidRPr="002F4B12">
          <w:rPr>
            <w:rStyle w:val="Hyperlink"/>
            <w:webHidden/>
            <w:sz w:val="20"/>
            <w:szCs w:val="18"/>
          </w:rPr>
          <w:fldChar w:fldCharType="begin"/>
        </w:r>
        <w:r w:rsidRPr="002F4B12">
          <w:rPr>
            <w:rStyle w:val="Hyperlink"/>
            <w:webHidden/>
            <w:sz w:val="20"/>
            <w:szCs w:val="18"/>
          </w:rPr>
          <w:instrText xml:space="preserve"> PAGEREF _Toc193647193 \h </w:instrText>
        </w:r>
        <w:r w:rsidRPr="002F4B12">
          <w:rPr>
            <w:rStyle w:val="Hyperlink"/>
            <w:webHidden/>
            <w:sz w:val="20"/>
            <w:szCs w:val="18"/>
          </w:rPr>
        </w:r>
        <w:r w:rsidRPr="002F4B12">
          <w:rPr>
            <w:rStyle w:val="Hyperlink"/>
            <w:webHidden/>
            <w:sz w:val="20"/>
            <w:szCs w:val="18"/>
          </w:rPr>
          <w:fldChar w:fldCharType="separate"/>
        </w:r>
        <w:r w:rsidRPr="002F4B12">
          <w:rPr>
            <w:rStyle w:val="Hyperlink"/>
            <w:webHidden/>
            <w:sz w:val="20"/>
            <w:szCs w:val="18"/>
          </w:rPr>
          <w:t>6</w:t>
        </w:r>
        <w:r w:rsidRPr="002F4B12">
          <w:rPr>
            <w:rStyle w:val="Hyperlink"/>
            <w:webHidden/>
            <w:sz w:val="20"/>
            <w:szCs w:val="18"/>
          </w:rPr>
          <w:fldChar w:fldCharType="end"/>
        </w:r>
      </w:hyperlink>
    </w:p>
    <w:p w14:paraId="3FC2D6E1" w14:textId="776B2F03" w:rsidR="00114F54" w:rsidRPr="002F4B12" w:rsidRDefault="00114F54" w:rsidP="00114F54">
      <w:pPr>
        <w:pStyle w:val="ndicedeilustraes"/>
        <w:tabs>
          <w:tab w:val="right" w:leader="dot" w:pos="9061"/>
        </w:tabs>
        <w:rPr>
          <w:rStyle w:val="Hyperlink"/>
          <w:sz w:val="20"/>
          <w:szCs w:val="18"/>
        </w:rPr>
      </w:pPr>
      <w:hyperlink w:anchor="_Toc193647194" w:history="1">
        <w:r w:rsidRPr="002F4B12">
          <w:rPr>
            <w:rStyle w:val="Hyperlink"/>
            <w:noProof/>
            <w:sz w:val="20"/>
            <w:szCs w:val="18"/>
          </w:rPr>
          <w:t>Tabela 2 Produto Crédito ao Consumidor</w:t>
        </w:r>
        <w:r w:rsidRPr="002F4B12">
          <w:rPr>
            <w:rStyle w:val="Hyperlink"/>
            <w:webHidden/>
            <w:sz w:val="20"/>
            <w:szCs w:val="18"/>
          </w:rPr>
          <w:tab/>
        </w:r>
        <w:r w:rsidRPr="002F4B12">
          <w:rPr>
            <w:rStyle w:val="Hyperlink"/>
            <w:webHidden/>
            <w:sz w:val="20"/>
            <w:szCs w:val="18"/>
          </w:rPr>
          <w:fldChar w:fldCharType="begin"/>
        </w:r>
        <w:r w:rsidRPr="002F4B12">
          <w:rPr>
            <w:rStyle w:val="Hyperlink"/>
            <w:webHidden/>
            <w:sz w:val="20"/>
            <w:szCs w:val="18"/>
          </w:rPr>
          <w:instrText xml:space="preserve"> PAGEREF _Toc193647194 \h </w:instrText>
        </w:r>
        <w:r w:rsidRPr="002F4B12">
          <w:rPr>
            <w:rStyle w:val="Hyperlink"/>
            <w:webHidden/>
            <w:sz w:val="20"/>
            <w:szCs w:val="18"/>
          </w:rPr>
        </w:r>
        <w:r w:rsidRPr="002F4B12">
          <w:rPr>
            <w:rStyle w:val="Hyperlink"/>
            <w:webHidden/>
            <w:sz w:val="20"/>
            <w:szCs w:val="18"/>
          </w:rPr>
          <w:fldChar w:fldCharType="separate"/>
        </w:r>
        <w:r w:rsidRPr="002F4B12">
          <w:rPr>
            <w:rStyle w:val="Hyperlink"/>
            <w:webHidden/>
            <w:sz w:val="20"/>
            <w:szCs w:val="18"/>
          </w:rPr>
          <w:t>7</w:t>
        </w:r>
        <w:r w:rsidRPr="002F4B12">
          <w:rPr>
            <w:rStyle w:val="Hyperlink"/>
            <w:webHidden/>
            <w:sz w:val="20"/>
            <w:szCs w:val="18"/>
          </w:rPr>
          <w:fldChar w:fldCharType="end"/>
        </w:r>
      </w:hyperlink>
    </w:p>
    <w:p w14:paraId="30BA4D08" w14:textId="54240719" w:rsidR="00114F54" w:rsidRPr="002F4B12" w:rsidRDefault="00114F54" w:rsidP="00114F54">
      <w:pPr>
        <w:pStyle w:val="ndicedeilustraes"/>
        <w:tabs>
          <w:tab w:val="right" w:leader="dot" w:pos="9061"/>
        </w:tabs>
        <w:rPr>
          <w:rStyle w:val="Hyperlink"/>
          <w:sz w:val="20"/>
          <w:szCs w:val="18"/>
        </w:rPr>
      </w:pPr>
      <w:hyperlink w:anchor="_Toc193647195" w:history="1">
        <w:r w:rsidRPr="002F4B12">
          <w:rPr>
            <w:rStyle w:val="Hyperlink"/>
            <w:noProof/>
            <w:sz w:val="20"/>
            <w:szCs w:val="18"/>
          </w:rPr>
          <w:t>Tabela 3 Estudo Estatístico – Quadro Conceitual</w:t>
        </w:r>
        <w:r w:rsidRPr="002F4B12">
          <w:rPr>
            <w:rStyle w:val="Hyperlink"/>
            <w:webHidden/>
            <w:sz w:val="20"/>
            <w:szCs w:val="18"/>
          </w:rPr>
          <w:tab/>
        </w:r>
        <w:r w:rsidRPr="002F4B12">
          <w:rPr>
            <w:rStyle w:val="Hyperlink"/>
            <w:webHidden/>
            <w:sz w:val="20"/>
            <w:szCs w:val="18"/>
          </w:rPr>
          <w:fldChar w:fldCharType="begin"/>
        </w:r>
        <w:r w:rsidRPr="002F4B12">
          <w:rPr>
            <w:rStyle w:val="Hyperlink"/>
            <w:webHidden/>
            <w:sz w:val="20"/>
            <w:szCs w:val="18"/>
          </w:rPr>
          <w:instrText xml:space="preserve"> PAGEREF _Toc193647195 \h </w:instrText>
        </w:r>
        <w:r w:rsidRPr="002F4B12">
          <w:rPr>
            <w:rStyle w:val="Hyperlink"/>
            <w:webHidden/>
            <w:sz w:val="20"/>
            <w:szCs w:val="18"/>
          </w:rPr>
        </w:r>
        <w:r w:rsidRPr="002F4B12">
          <w:rPr>
            <w:rStyle w:val="Hyperlink"/>
            <w:webHidden/>
            <w:sz w:val="20"/>
            <w:szCs w:val="18"/>
          </w:rPr>
          <w:fldChar w:fldCharType="separate"/>
        </w:r>
        <w:r w:rsidRPr="002F4B12">
          <w:rPr>
            <w:rStyle w:val="Hyperlink"/>
            <w:webHidden/>
            <w:sz w:val="20"/>
            <w:szCs w:val="18"/>
          </w:rPr>
          <w:t>9</w:t>
        </w:r>
        <w:r w:rsidRPr="002F4B12">
          <w:rPr>
            <w:rStyle w:val="Hyperlink"/>
            <w:webHidden/>
            <w:sz w:val="20"/>
            <w:szCs w:val="18"/>
          </w:rPr>
          <w:fldChar w:fldCharType="end"/>
        </w:r>
      </w:hyperlink>
    </w:p>
    <w:p w14:paraId="2D84AE60" w14:textId="3A567175" w:rsidR="00D60FAB" w:rsidRPr="007951B4" w:rsidRDefault="001D73FC" w:rsidP="002F4B12">
      <w:pPr>
        <w:tabs>
          <w:tab w:val="left" w:pos="851"/>
          <w:tab w:val="center" w:pos="4252"/>
        </w:tabs>
        <w:spacing w:after="0"/>
        <w:ind w:firstLine="0"/>
      </w:pPr>
      <w:r w:rsidRPr="002F4B12">
        <w:rPr>
          <w:rFonts w:cs="Arial"/>
          <w:b/>
          <w:bCs/>
          <w:i/>
          <w:iCs/>
          <w:sz w:val="20"/>
          <w:szCs w:val="20"/>
        </w:rPr>
        <w:fldChar w:fldCharType="end"/>
      </w:r>
    </w:p>
    <w:p w14:paraId="792B1115" w14:textId="77777777" w:rsidR="00200E79" w:rsidRPr="007951B4" w:rsidRDefault="00200E79" w:rsidP="007C4B04">
      <w:pPr>
        <w:rPr>
          <w:rFonts w:cs="Arial"/>
        </w:rPr>
        <w:sectPr w:rsidR="00200E79" w:rsidRPr="007951B4" w:rsidSect="00231772">
          <w:head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5EC5DDC" w14:textId="5200F0F0" w:rsidR="00AF3AFD" w:rsidRPr="007951B4" w:rsidRDefault="004D085D" w:rsidP="007E4173">
      <w:pPr>
        <w:pStyle w:val="Ttulo1"/>
        <w:rPr>
          <w:rStyle w:val="Hyperlink"/>
          <w:rFonts w:cs="Arial"/>
          <w:color w:val="auto"/>
        </w:rPr>
      </w:pPr>
      <w:bookmarkStart w:id="4" w:name="Indicador1"/>
      <w:bookmarkStart w:id="5" w:name="_1_TITULO"/>
      <w:bookmarkStart w:id="6" w:name="_Toc181614047"/>
      <w:bookmarkStart w:id="7" w:name="_Toc193648004"/>
      <w:bookmarkEnd w:id="0"/>
      <w:bookmarkEnd w:id="5"/>
      <w:r w:rsidRPr="007951B4">
        <w:rPr>
          <w:rStyle w:val="Hyperlink"/>
          <w:rFonts w:cs="Arial"/>
          <w:color w:val="auto"/>
        </w:rPr>
        <w:t>C</w:t>
      </w:r>
      <w:r w:rsidR="008538C1" w:rsidRPr="007951B4">
        <w:rPr>
          <w:rStyle w:val="Hyperlink"/>
          <w:rFonts w:cs="Arial"/>
          <w:color w:val="auto"/>
        </w:rPr>
        <w:t>enário para elaboração da solução</w:t>
      </w:r>
      <w:bookmarkEnd w:id="6"/>
      <w:bookmarkEnd w:id="7"/>
    </w:p>
    <w:bookmarkEnd w:id="4"/>
    <w:p w14:paraId="33354F73" w14:textId="1048275A" w:rsidR="00910CDA" w:rsidRPr="007951B4" w:rsidRDefault="008538C1" w:rsidP="004D085D">
      <w:r w:rsidRPr="007951B4">
        <w:t xml:space="preserve">Neste </w:t>
      </w:r>
      <w:r w:rsidR="000A52AF" w:rsidRPr="007951B4">
        <w:t>capítulo</w:t>
      </w:r>
      <w:r w:rsidRPr="007951B4">
        <w:t xml:space="preserve"> é apresentado o </w:t>
      </w:r>
      <w:r w:rsidR="64B87DA4" w:rsidRPr="007951B4">
        <w:t>cenário</w:t>
      </w:r>
      <w:r w:rsidRPr="007951B4">
        <w:t xml:space="preserve"> </w:t>
      </w:r>
      <w:r w:rsidR="3126963C" w:rsidRPr="007951B4">
        <w:t>utilizado</w:t>
      </w:r>
      <w:r w:rsidRPr="007951B4">
        <w:t xml:space="preserve"> como premissa para elaboração deste trabalho.</w:t>
      </w:r>
    </w:p>
    <w:p w14:paraId="1F35CDF0" w14:textId="77777777" w:rsidR="00910CDA" w:rsidRPr="007951B4" w:rsidRDefault="00910CDA" w:rsidP="000240BE">
      <w:pPr>
        <w:rPr>
          <w:rFonts w:cs="Arial"/>
        </w:rPr>
      </w:pPr>
    </w:p>
    <w:p w14:paraId="7501ACBF" w14:textId="2C529B26" w:rsidR="008F022A" w:rsidRPr="007951B4" w:rsidRDefault="006827D3" w:rsidP="007C3991">
      <w:pPr>
        <w:pStyle w:val="Ttulo2"/>
      </w:pPr>
      <w:bookmarkStart w:id="8" w:name="_1.1_TÍTULO"/>
      <w:bookmarkStart w:id="9" w:name="_Toc181614048"/>
      <w:bookmarkStart w:id="10" w:name="_Toc193648005"/>
      <w:bookmarkEnd w:id="8"/>
      <w:r w:rsidRPr="007951B4">
        <w:t xml:space="preserve">Quantum </w:t>
      </w:r>
      <w:r w:rsidR="004D085D" w:rsidRPr="0006541A">
        <w:rPr>
          <w:lang w:val="en-US"/>
        </w:rPr>
        <w:t>F</w:t>
      </w:r>
      <w:r w:rsidRPr="0006541A">
        <w:rPr>
          <w:lang w:val="en-US"/>
        </w:rPr>
        <w:t>inance</w:t>
      </w:r>
      <w:bookmarkStart w:id="11" w:name="Indicador2"/>
      <w:bookmarkEnd w:id="9"/>
      <w:bookmarkEnd w:id="10"/>
    </w:p>
    <w:p w14:paraId="576CE0A2" w14:textId="1692CE01" w:rsidR="001A2F9E" w:rsidRPr="001A2F9E" w:rsidRDefault="001A2F9E" w:rsidP="00F232B6">
      <w:pPr>
        <w:ind w:firstLine="720"/>
      </w:pPr>
      <w:r w:rsidRPr="001A2F9E">
        <w:t xml:space="preserve">A Quantum </w:t>
      </w:r>
      <w:r w:rsidRPr="00F628B5">
        <w:rPr>
          <w:lang w:val="en-US"/>
        </w:rPr>
        <w:t>Finance</w:t>
      </w:r>
      <w:r w:rsidRPr="001A2F9E">
        <w:t xml:space="preserve"> é uma nova fintech, que está entrando no mercado para concorrer com grandes players.</w:t>
      </w:r>
      <w:r w:rsidR="002613A0">
        <w:t xml:space="preserve"> </w:t>
      </w:r>
      <w:r w:rsidRPr="001A2F9E">
        <w:t xml:space="preserve">Neste case veremos como aplicar a ciência de dados e Artificial </w:t>
      </w:r>
      <w:r w:rsidRPr="00F628B5">
        <w:rPr>
          <w:lang w:val="en-US"/>
        </w:rPr>
        <w:t>Intelligence</w:t>
      </w:r>
      <w:r w:rsidRPr="001A2F9E">
        <w:t xml:space="preserve"> (AI) a para a concepção e expansão da empresa no mercado nacional e internacional, em diversos segmentos.</w:t>
      </w:r>
    </w:p>
    <w:p w14:paraId="6D0A50F9" w14:textId="475103E9" w:rsidR="00F232B6" w:rsidRPr="007951B4" w:rsidRDefault="00F232B6" w:rsidP="00F232B6">
      <w:pPr>
        <w:ind w:firstLine="720"/>
      </w:pPr>
      <w:r w:rsidRPr="00F232B6">
        <w:t xml:space="preserve">Os </w:t>
      </w:r>
      <w:r w:rsidR="00696835" w:rsidRPr="00073497">
        <w:t>stakeholders</w:t>
      </w:r>
      <w:r w:rsidRPr="0052197E">
        <w:t xml:space="preserve"> e </w:t>
      </w:r>
      <w:r w:rsidRPr="00F628B5">
        <w:rPr>
          <w:lang w:val="en-US"/>
        </w:rPr>
        <w:t>founders</w:t>
      </w:r>
      <w:r w:rsidRPr="00F232B6">
        <w:t xml:space="preserve"> da Quantum </w:t>
      </w:r>
      <w:r w:rsidRPr="00F628B5">
        <w:rPr>
          <w:lang w:val="en-US"/>
        </w:rPr>
        <w:t>Finance</w:t>
      </w:r>
      <w:r w:rsidRPr="00F232B6">
        <w:t xml:space="preserve"> estão empolgados para começar o novo negócio da forma mais automatizada e inteligente possível. Porém estão em dúvida sobre quais tipos de soluções podem ser resolvidas por AI, onde devem ou não </w:t>
      </w:r>
      <w:r w:rsidR="00FC1D53" w:rsidRPr="00F232B6">
        <w:t>a utilizar</w:t>
      </w:r>
      <w:r w:rsidRPr="00F232B6">
        <w:t xml:space="preserve"> e com quais tecnologias.</w:t>
      </w:r>
      <w:r w:rsidR="00890215">
        <w:t xml:space="preserve"> </w:t>
      </w:r>
      <w:r w:rsidRPr="00F232B6">
        <w:t xml:space="preserve">Então, convidam a consultoria </w:t>
      </w:r>
      <w:r w:rsidRPr="00073497">
        <w:t>SmartMind</w:t>
      </w:r>
      <w:r w:rsidRPr="00F232B6">
        <w:t xml:space="preserve"> </w:t>
      </w:r>
      <w:r w:rsidRPr="00F628B5">
        <w:rPr>
          <w:lang w:val="en-US"/>
        </w:rPr>
        <w:t>Analytics</w:t>
      </w:r>
      <w:r w:rsidRPr="00F232B6">
        <w:t xml:space="preserve"> para estruturar a empresa e, utilizando a metodologia ágil </w:t>
      </w:r>
      <w:r w:rsidRPr="00F628B5">
        <w:rPr>
          <w:b/>
          <w:bCs/>
          <w:lang w:val="en-US"/>
        </w:rPr>
        <w:t>Strategic</w:t>
      </w:r>
      <w:r w:rsidRPr="00F232B6">
        <w:rPr>
          <w:b/>
          <w:bCs/>
        </w:rPr>
        <w:t xml:space="preserve"> </w:t>
      </w:r>
      <w:r w:rsidRPr="00F628B5">
        <w:rPr>
          <w:b/>
          <w:bCs/>
          <w:lang w:val="en-US"/>
        </w:rPr>
        <w:t>Thinking</w:t>
      </w:r>
      <w:r w:rsidRPr="00F232B6">
        <w:rPr>
          <w:b/>
          <w:bCs/>
        </w:rPr>
        <w:t xml:space="preserve"> for Business</w:t>
      </w:r>
      <w:r w:rsidRPr="00F232B6">
        <w:t>, irão definir seus principais direcionadores, partindo de sua proposta de valor.</w:t>
      </w:r>
    </w:p>
    <w:p w14:paraId="65D1B851" w14:textId="77777777" w:rsidR="00621DEA" w:rsidRPr="0052197E" w:rsidRDefault="00621DEA" w:rsidP="00F232B6">
      <w:pPr>
        <w:ind w:firstLine="720"/>
      </w:pPr>
    </w:p>
    <w:p w14:paraId="787247EC" w14:textId="5DCE0D3E" w:rsidR="001A2F9E" w:rsidRPr="007951B4" w:rsidRDefault="00621DEA" w:rsidP="00621DEA">
      <w:pPr>
        <w:pStyle w:val="Ttulo2"/>
      </w:pPr>
      <w:bookmarkStart w:id="12" w:name="_Toc193648006"/>
      <w:r w:rsidRPr="007951B4">
        <w:t>Produto Crédito ao consumidor</w:t>
      </w:r>
      <w:bookmarkEnd w:id="12"/>
    </w:p>
    <w:bookmarkEnd w:id="11"/>
    <w:p w14:paraId="275454DF" w14:textId="77777777" w:rsidR="00F464AE" w:rsidRPr="007951B4" w:rsidRDefault="00F464AE" w:rsidP="00482678">
      <w:r w:rsidRPr="007951B4">
        <w:t xml:space="preserve">A </w:t>
      </w:r>
      <w:r w:rsidRPr="007951B4">
        <w:rPr>
          <w:b/>
          <w:bCs/>
          <w:i/>
          <w:iCs/>
        </w:rPr>
        <w:t>QuantumFinance</w:t>
      </w:r>
      <w:r w:rsidRPr="007951B4">
        <w:rPr>
          <w:b/>
          <w:bCs/>
        </w:rPr>
        <w:t xml:space="preserve"> </w:t>
      </w:r>
      <w:r w:rsidRPr="007951B4">
        <w:t>está acompanhando um crescimento de inadimplência entre seus clientes e solicita a consultoria para desenvolver uma análise com base na sua carteira atual de clientes.</w:t>
      </w:r>
    </w:p>
    <w:p w14:paraId="4F71FDB3" w14:textId="1F65A311" w:rsidR="00482678" w:rsidRPr="007951B4" w:rsidRDefault="00F464AE" w:rsidP="00482678">
      <w:r w:rsidRPr="007951B4">
        <w:t xml:space="preserve">Para que a </w:t>
      </w:r>
      <w:r w:rsidRPr="007951B4">
        <w:rPr>
          <w:b/>
          <w:bCs/>
          <w:i/>
          <w:iCs/>
        </w:rPr>
        <w:t>QuantumFinance</w:t>
      </w:r>
      <w:r w:rsidRPr="007951B4">
        <w:t xml:space="preserve"> tome decisões mais precisas sobre concessões de crédito, ela precisa aprimorar seu modelo de crédito</w:t>
      </w:r>
      <w:r w:rsidR="0019395A" w:rsidRPr="007951B4">
        <w:t xml:space="preserve"> c</w:t>
      </w:r>
      <w:r w:rsidRPr="007951B4">
        <w:t xml:space="preserve">om o objeto de trazer novos clientes com o perfil de baixo risco de crédito desenvolva um modelo de </w:t>
      </w:r>
      <w:r w:rsidRPr="00FB009D">
        <w:rPr>
          <w:b/>
          <w:bCs/>
          <w:lang w:val="en-US"/>
        </w:rPr>
        <w:t>Credit</w:t>
      </w:r>
      <w:r w:rsidRPr="007951B4">
        <w:rPr>
          <w:b/>
          <w:bCs/>
        </w:rPr>
        <w:t xml:space="preserve"> </w:t>
      </w:r>
      <w:r w:rsidRPr="00FB009D">
        <w:rPr>
          <w:b/>
          <w:bCs/>
          <w:lang w:val="en-US"/>
        </w:rPr>
        <w:t>Scoring</w:t>
      </w:r>
      <w:r w:rsidRPr="007951B4">
        <w:t xml:space="preserve">. </w:t>
      </w:r>
    </w:p>
    <w:p w14:paraId="3C3BEA3F" w14:textId="5281B17F" w:rsidR="00F464AE" w:rsidRPr="007951B4" w:rsidRDefault="00F464AE" w:rsidP="00482678">
      <w:r w:rsidRPr="007951B4">
        <w:rPr>
          <w:b/>
          <w:bCs/>
        </w:rPr>
        <w:t>Desafio:</w:t>
      </w:r>
      <w:r w:rsidRPr="007951B4">
        <w:t xml:space="preserve"> Desenvolver o modelo preditivo mediante uso do valor target disponível na base de dados “</w:t>
      </w:r>
      <w:r w:rsidRPr="007951B4">
        <w:rPr>
          <w:b/>
          <w:bCs/>
        </w:rPr>
        <w:t>Base_ScoreCredito_QuantumFinance.csv</w:t>
      </w:r>
      <w:r w:rsidR="00C66649" w:rsidRPr="007951B4">
        <w:t xml:space="preserve"> </w:t>
      </w:r>
      <w:r w:rsidR="00635323" w:rsidRPr="007951B4">
        <w:t xml:space="preserve">(Ver </w:t>
      </w:r>
      <w:r w:rsidR="00C66649" w:rsidRPr="007951B4">
        <w:fldChar w:fldCharType="begin"/>
      </w:r>
      <w:r w:rsidR="00C66649" w:rsidRPr="007951B4">
        <w:instrText xml:space="preserve"> REF _Ref193437576 \h </w:instrText>
      </w:r>
      <w:r w:rsidR="00C66649" w:rsidRPr="007951B4">
        <w:fldChar w:fldCharType="separate"/>
      </w:r>
      <w:r w:rsidR="0054664F" w:rsidRPr="00BE23A5">
        <w:rPr>
          <w:rFonts w:cs="Arial"/>
          <w:i/>
          <w:iCs/>
          <w:sz w:val="20"/>
          <w:szCs w:val="20"/>
        </w:rPr>
        <w:t xml:space="preserve">Tabela </w:t>
      </w:r>
      <w:r w:rsidR="0054664F">
        <w:rPr>
          <w:rFonts w:cs="Arial"/>
          <w:i/>
          <w:iCs/>
          <w:noProof/>
          <w:sz w:val="20"/>
          <w:szCs w:val="20"/>
        </w:rPr>
        <w:t>1</w:t>
      </w:r>
      <w:r w:rsidR="00C66649" w:rsidRPr="007951B4">
        <w:fldChar w:fldCharType="end"/>
      </w:r>
      <w:r w:rsidR="00635323" w:rsidRPr="007951B4">
        <w:t>)</w:t>
      </w:r>
      <w:r w:rsidR="0052529A" w:rsidRPr="007951B4">
        <w:t>,</w:t>
      </w:r>
      <w:r w:rsidRPr="007951B4">
        <w:t xml:space="preserve"> e criar um simulador do modelo para os analistas de créditos e gerentes de conta.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70441B" w:rsidRPr="007951B4" w14:paraId="4EB6119C" w14:textId="77777777" w:rsidTr="0052197E">
        <w:tc>
          <w:tcPr>
            <w:tcW w:w="9061" w:type="dxa"/>
          </w:tcPr>
          <w:p w14:paraId="238CD396" w14:textId="77777777" w:rsidR="0070441B" w:rsidRPr="007951B4" w:rsidRDefault="0070441B" w:rsidP="00DE15BF">
            <w:pPr>
              <w:spacing w:after="0"/>
              <w:ind w:firstLine="0"/>
              <w:jc w:val="center"/>
            </w:pPr>
            <w:r w:rsidRPr="007951B4">
              <w:rPr>
                <w:noProof/>
              </w:rPr>
              <w:drawing>
                <wp:inline distT="0" distB="0" distL="0" distR="0" wp14:anchorId="7AD65EFB" wp14:editId="2DEEE92E">
                  <wp:extent cx="5618018" cy="4624639"/>
                  <wp:effectExtent l="0" t="0" r="1905" b="5080"/>
                  <wp:docPr id="5" name="Imagem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198B90-A97D-042A-8936-FC53A9351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>
                            <a:extLst>
                              <a:ext uri="{FF2B5EF4-FFF2-40B4-BE49-F238E27FC236}">
                                <a16:creationId xmlns:a16="http://schemas.microsoft.com/office/drawing/2014/main" id="{05198B90-A97D-042A-8936-FC53A93519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436" cy="474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3F6F6" w14:textId="70FEB109" w:rsidR="0070441B" w:rsidRPr="007951B4" w:rsidRDefault="0070441B" w:rsidP="0070441B">
            <w:pPr>
              <w:pStyle w:val="Legenda"/>
              <w:keepNext/>
              <w:jc w:val="center"/>
              <w:rPr>
                <w:i w:val="0"/>
                <w:iCs w:val="0"/>
              </w:rPr>
            </w:pPr>
            <w:bookmarkStart w:id="13" w:name="_Ref193437576"/>
            <w:bookmarkStart w:id="14" w:name="_Toc193646526"/>
            <w:bookmarkStart w:id="15" w:name="_Toc193647193"/>
            <w:r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Tabela </w:t>
            </w:r>
            <w:r w:rsidR="0052529A"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="0052529A"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Tabela \* ARABIC </w:instrText>
            </w:r>
            <w:r w:rsidR="0052529A"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54664F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1</w:t>
            </w:r>
            <w:r w:rsidR="0052529A"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bookmarkEnd w:id="13"/>
            <w:r w:rsidRPr="00BE23A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Dicionário Base de dados</w:t>
            </w:r>
            <w:bookmarkEnd w:id="14"/>
            <w:bookmarkEnd w:id="15"/>
          </w:p>
        </w:tc>
      </w:tr>
    </w:tbl>
    <w:p w14:paraId="0864858D" w14:textId="5B9E63ED" w:rsidR="008538C1" w:rsidRPr="007951B4" w:rsidRDefault="008538C1" w:rsidP="00F464AE">
      <w:pPr>
        <w:spacing w:after="200"/>
        <w:rPr>
          <w:rFonts w:cs="Arial"/>
        </w:rPr>
      </w:pPr>
      <w:r w:rsidRPr="007951B4">
        <w:rPr>
          <w:rFonts w:cs="Arial"/>
        </w:rPr>
        <w:br w:type="page"/>
      </w:r>
    </w:p>
    <w:p w14:paraId="252ABCD2" w14:textId="3F21257C" w:rsidR="00910CDA" w:rsidRPr="007951B4" w:rsidRDefault="00C422C2" w:rsidP="000240BE">
      <w:pPr>
        <w:pStyle w:val="Ttulo1"/>
        <w:rPr>
          <w:rStyle w:val="Hyperlink"/>
          <w:rFonts w:cs="Arial"/>
          <w:color w:val="auto"/>
        </w:rPr>
      </w:pPr>
      <w:bookmarkStart w:id="16" w:name="_1.1.1.1_Título"/>
      <w:bookmarkStart w:id="17" w:name="_2_TÍTULO"/>
      <w:bookmarkStart w:id="18" w:name="_Toc193648007"/>
      <w:bookmarkEnd w:id="16"/>
      <w:bookmarkEnd w:id="17"/>
      <w:r w:rsidRPr="007951B4">
        <w:rPr>
          <w:rStyle w:val="Hyperlink"/>
          <w:rFonts w:cs="Arial"/>
          <w:color w:val="auto"/>
        </w:rPr>
        <w:t>Resultados</w:t>
      </w:r>
      <w:bookmarkStart w:id="19" w:name="Indicador6"/>
      <w:bookmarkEnd w:id="18"/>
    </w:p>
    <w:p w14:paraId="361A8D75" w14:textId="32CFEF38" w:rsidR="00E71ADE" w:rsidRPr="007951B4" w:rsidRDefault="00E71ADE" w:rsidP="000B35D1">
      <w:pPr>
        <w:pStyle w:val="Ttulo2"/>
      </w:pPr>
      <w:bookmarkStart w:id="20" w:name="_Toc193648008"/>
      <w:bookmarkEnd w:id="19"/>
      <w:r w:rsidRPr="007951B4">
        <w:t>Quadro</w:t>
      </w:r>
      <w:r w:rsidR="00DC604B" w:rsidRPr="007951B4">
        <w:t>s</w:t>
      </w:r>
      <w:r w:rsidRPr="007951B4">
        <w:t xml:space="preserve"> conceitua</w:t>
      </w:r>
      <w:r w:rsidR="00895DBF" w:rsidRPr="007951B4">
        <w:t>is</w:t>
      </w:r>
      <w:r w:rsidRPr="007951B4">
        <w:t xml:space="preserve"> estatístico</w:t>
      </w:r>
      <w:bookmarkEnd w:id="20"/>
    </w:p>
    <w:p w14:paraId="264DADA4" w14:textId="3A02A876" w:rsidR="00651204" w:rsidRPr="007951B4" w:rsidRDefault="00651204" w:rsidP="00651204">
      <w:pPr>
        <w:pStyle w:val="Ttulo3"/>
      </w:pPr>
      <w:bookmarkStart w:id="21" w:name="_Toc193648009"/>
      <w:r w:rsidRPr="007951B4">
        <w:t>Produto: Crédito ao Consumidor</w:t>
      </w:r>
      <w:bookmarkEnd w:id="21"/>
    </w:p>
    <w:tbl>
      <w:tblPr>
        <w:tblW w:w="9072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68"/>
        <w:gridCol w:w="3565"/>
        <w:gridCol w:w="3239"/>
      </w:tblGrid>
      <w:tr w:rsidR="0014704E" w:rsidRPr="007951B4" w14:paraId="47CEB5C6" w14:textId="77777777" w:rsidTr="0D1DAE89">
        <w:trPr>
          <w:trHeight w:val="150"/>
        </w:trPr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C1673D" w14:textId="77777777" w:rsidR="006E1D65" w:rsidRPr="007951B4" w:rsidRDefault="006E1D65" w:rsidP="00E2342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7951B4">
              <w:rPr>
                <w:b/>
                <w:bCs/>
              </w:rPr>
              <w:t>Tópico</w:t>
            </w:r>
          </w:p>
        </w:tc>
        <w:tc>
          <w:tcPr>
            <w:tcW w:w="35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A25B5D" w14:textId="77777777" w:rsidR="006E1D65" w:rsidRPr="007951B4" w:rsidRDefault="006E1D65" w:rsidP="00E2342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7951B4">
              <w:rPr>
                <w:b/>
                <w:bCs/>
              </w:rPr>
              <w:t xml:space="preserve">O que é? </w:t>
            </w:r>
          </w:p>
        </w:tc>
        <w:tc>
          <w:tcPr>
            <w:tcW w:w="3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7CE35" w14:textId="77777777" w:rsidR="006E1D65" w:rsidRPr="007951B4" w:rsidRDefault="006E1D65" w:rsidP="00E2342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7951B4">
              <w:rPr>
                <w:b/>
                <w:bCs/>
              </w:rPr>
              <w:t>Como está?</w:t>
            </w:r>
          </w:p>
        </w:tc>
      </w:tr>
      <w:tr w:rsidR="00E2342E" w:rsidRPr="007951B4" w14:paraId="773EAD22" w14:textId="77777777" w:rsidTr="0D1DAE89">
        <w:trPr>
          <w:trHeight w:val="1280"/>
        </w:trPr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2043B2" w14:textId="77777777" w:rsidR="006E1D65" w:rsidRPr="007951B4" w:rsidRDefault="006E1D65" w:rsidP="00E2342E">
            <w:pPr>
              <w:spacing w:after="0" w:line="240" w:lineRule="auto"/>
              <w:ind w:firstLine="0"/>
              <w:jc w:val="left"/>
            </w:pPr>
            <w:r w:rsidRPr="007951B4">
              <w:t>Crédito ao consumidor</w:t>
            </w:r>
          </w:p>
        </w:tc>
        <w:tc>
          <w:tcPr>
            <w:tcW w:w="35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D1EA8A" w14:textId="274FDDC5" w:rsidR="006E1D65" w:rsidRPr="007951B4" w:rsidRDefault="0A862E39" w:rsidP="00E2342E">
            <w:pPr>
              <w:spacing w:after="0" w:line="240" w:lineRule="auto"/>
              <w:ind w:firstLine="0"/>
            </w:pPr>
            <w:r w:rsidRPr="3E09C9DF">
              <w:rPr>
                <w:rFonts w:eastAsia="Arial" w:cs="Arial"/>
                <w:szCs w:val="24"/>
              </w:rPr>
              <w:t>Empréstimos concedidos a indivíduos para financiar compras pessoais, como financiamentos, cartões de crédito e empréstimos pessoais.</w:t>
            </w:r>
          </w:p>
        </w:tc>
        <w:tc>
          <w:tcPr>
            <w:tcW w:w="3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1F9909" w14:textId="27CDA0C6" w:rsidR="006E1D65" w:rsidRPr="007951B4" w:rsidRDefault="624DA779" w:rsidP="00E2342E">
            <w:pPr>
              <w:spacing w:after="0" w:line="240" w:lineRule="auto"/>
              <w:ind w:firstLine="0"/>
            </w:pPr>
            <w:r>
              <w:t>Não há dados na base</w:t>
            </w:r>
            <w:r w:rsidR="40CD809F">
              <w:t xml:space="preserve"> fornecida</w:t>
            </w:r>
            <w:r>
              <w:t xml:space="preserve"> </w:t>
            </w:r>
            <w:r w:rsidR="5EB6138C">
              <w:t>referente</w:t>
            </w:r>
            <w:r>
              <w:t xml:space="preserve"> </w:t>
            </w:r>
            <w:r w:rsidR="5EB6138C">
              <w:t>ao</w:t>
            </w:r>
            <w:r>
              <w:t xml:space="preserve"> valor de crédito concedido.</w:t>
            </w:r>
          </w:p>
        </w:tc>
      </w:tr>
      <w:tr w:rsidR="00E2342E" w:rsidRPr="007951B4" w14:paraId="78F6E87F" w14:textId="77777777" w:rsidTr="0D1DAE89">
        <w:trPr>
          <w:trHeight w:val="742"/>
        </w:trPr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84DA67" w14:textId="77777777" w:rsidR="006E1D65" w:rsidRPr="007951B4" w:rsidRDefault="006E1D65" w:rsidP="00E2342E">
            <w:pPr>
              <w:spacing w:after="0" w:line="240" w:lineRule="auto"/>
              <w:ind w:firstLine="0"/>
              <w:jc w:val="left"/>
            </w:pPr>
            <w:r w:rsidRPr="00696835">
              <w:rPr>
                <w:lang w:val="en-US"/>
              </w:rPr>
              <w:t>Credit</w:t>
            </w:r>
            <w:r w:rsidRPr="007951B4">
              <w:t xml:space="preserve"> </w:t>
            </w:r>
            <w:r w:rsidRPr="00696835">
              <w:rPr>
                <w:lang w:val="en-US"/>
              </w:rPr>
              <w:t>Scoring</w:t>
            </w:r>
          </w:p>
        </w:tc>
        <w:tc>
          <w:tcPr>
            <w:tcW w:w="35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BB6E5F" w14:textId="5D0E2086" w:rsidR="006E1D65" w:rsidRPr="007951B4" w:rsidRDefault="7E2094B1" w:rsidP="00E2342E">
            <w:pPr>
              <w:spacing w:after="0" w:line="240" w:lineRule="auto"/>
              <w:ind w:firstLine="0"/>
            </w:pPr>
            <w:r w:rsidRPr="2DEB772F">
              <w:rPr>
                <w:rFonts w:eastAsia="Arial" w:cs="Arial"/>
                <w:szCs w:val="24"/>
              </w:rPr>
              <w:t>Sistema estatístico que avalia o risco de crédito de um indivíduo, atribuindo uma pontuação com base no histórico financeiro e outros fatores.</w:t>
            </w:r>
          </w:p>
        </w:tc>
        <w:tc>
          <w:tcPr>
            <w:tcW w:w="3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5FAE4" w14:textId="67DFA755" w:rsidR="006E1D65" w:rsidRPr="007951B4" w:rsidRDefault="5B747A4B" w:rsidP="00E2342E">
            <w:pPr>
              <w:spacing w:after="0" w:line="240" w:lineRule="auto"/>
              <w:ind w:firstLine="0"/>
            </w:pPr>
            <w:r w:rsidRPr="548EEF9D">
              <w:rPr>
                <w:rFonts w:eastAsia="Arial" w:cs="Arial"/>
              </w:rPr>
              <w:t>Na base de dados</w:t>
            </w:r>
            <w:r w:rsidR="770B43A8" w:rsidRPr="548EEF9D">
              <w:rPr>
                <w:rFonts w:eastAsia="Arial" w:cs="Arial"/>
              </w:rPr>
              <w:t xml:space="preserve">, </w:t>
            </w:r>
            <w:r w:rsidR="4C9AA1C9" w:rsidRPr="34D8DA44">
              <w:rPr>
                <w:rFonts w:eastAsia="Arial" w:cs="Arial"/>
                <w:szCs w:val="24"/>
              </w:rPr>
              <w:t>o</w:t>
            </w:r>
            <w:r w:rsidRPr="548EEF9D">
              <w:rPr>
                <w:rFonts w:eastAsia="Arial" w:cs="Arial"/>
              </w:rPr>
              <w:t xml:space="preserve"> valor </w:t>
            </w:r>
            <w:r w:rsidR="4C9AA1C9" w:rsidRPr="34D8DA44">
              <w:rPr>
                <w:rFonts w:eastAsia="Arial" w:cs="Arial"/>
                <w:szCs w:val="24"/>
              </w:rPr>
              <w:t xml:space="preserve">varia </w:t>
            </w:r>
            <w:r w:rsidRPr="548EEF9D">
              <w:rPr>
                <w:rFonts w:eastAsia="Arial" w:cs="Arial"/>
              </w:rPr>
              <w:t>d</w:t>
            </w:r>
            <w:r w:rsidR="4F0B0A54" w:rsidRPr="548EEF9D">
              <w:rPr>
                <w:rFonts w:eastAsia="Arial" w:cs="Arial"/>
              </w:rPr>
              <w:t>e 0 a 1000</w:t>
            </w:r>
            <w:r w:rsidRPr="548EEF9D">
              <w:rPr>
                <w:rFonts w:eastAsia="Arial" w:cs="Arial"/>
              </w:rPr>
              <w:t xml:space="preserve"> </w:t>
            </w:r>
            <w:r w:rsidR="4C9AA1C9" w:rsidRPr="34D8DA44">
              <w:rPr>
                <w:rFonts w:eastAsia="Arial" w:cs="Arial"/>
                <w:szCs w:val="24"/>
              </w:rPr>
              <w:t>e representa a elegibilidade dos</w:t>
            </w:r>
            <w:r w:rsidR="697F85E3" w:rsidRPr="548EEF9D">
              <w:rPr>
                <w:rFonts w:eastAsia="Arial" w:cs="Arial"/>
              </w:rPr>
              <w:t xml:space="preserve"> candidatos </w:t>
            </w:r>
            <w:r w:rsidR="770B43A8" w:rsidRPr="548EEF9D">
              <w:rPr>
                <w:rFonts w:eastAsia="Arial" w:cs="Arial"/>
              </w:rPr>
              <w:t>para receber</w:t>
            </w:r>
            <w:r w:rsidR="697F85E3" w:rsidRPr="548EEF9D">
              <w:rPr>
                <w:rFonts w:eastAsia="Arial" w:cs="Arial"/>
              </w:rPr>
              <w:t xml:space="preserve"> crédito</w:t>
            </w:r>
            <w:r w:rsidR="770B43A8" w:rsidRPr="548EEF9D">
              <w:rPr>
                <w:rFonts w:eastAsia="Arial" w:cs="Arial"/>
              </w:rPr>
              <w:t xml:space="preserve">, sendo que </w:t>
            </w:r>
            <w:r w:rsidR="4C9AA1C9" w:rsidRPr="34D8DA44">
              <w:rPr>
                <w:rFonts w:eastAsia="Arial" w:cs="Arial"/>
                <w:szCs w:val="24"/>
              </w:rPr>
              <w:t>pontuações</w:t>
            </w:r>
            <w:r w:rsidR="770B43A8" w:rsidRPr="548EEF9D">
              <w:rPr>
                <w:rFonts w:eastAsia="Arial" w:cs="Arial"/>
              </w:rPr>
              <w:t xml:space="preserve"> mais </w:t>
            </w:r>
            <w:r w:rsidR="4C9AA1C9" w:rsidRPr="34D8DA44">
              <w:rPr>
                <w:rFonts w:eastAsia="Arial" w:cs="Arial"/>
                <w:szCs w:val="24"/>
              </w:rPr>
              <w:t>altas indicam</w:t>
            </w:r>
            <w:r w:rsidR="697F85E3" w:rsidRPr="548EEF9D">
              <w:rPr>
                <w:rFonts w:eastAsia="Arial" w:cs="Arial"/>
              </w:rPr>
              <w:t xml:space="preserve"> maior </w:t>
            </w:r>
            <w:r w:rsidR="4C9AA1C9" w:rsidRPr="34D8DA44">
              <w:rPr>
                <w:rFonts w:eastAsia="Arial" w:cs="Arial"/>
                <w:szCs w:val="24"/>
              </w:rPr>
              <w:t>probabilidade de aprovação</w:t>
            </w:r>
            <w:r w:rsidR="770B43A8" w:rsidRPr="548EEF9D">
              <w:rPr>
                <w:rFonts w:eastAsia="Arial" w:cs="Arial"/>
              </w:rPr>
              <w:t>.</w:t>
            </w:r>
          </w:p>
        </w:tc>
      </w:tr>
      <w:tr w:rsidR="00E2342E" w:rsidRPr="007951B4" w14:paraId="0EA09721" w14:textId="77777777" w:rsidTr="0D1DAE89">
        <w:trPr>
          <w:trHeight w:val="742"/>
        </w:trPr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425104" w14:textId="77777777" w:rsidR="006E1D65" w:rsidRPr="007951B4" w:rsidRDefault="006E1D65" w:rsidP="00E2342E">
            <w:pPr>
              <w:spacing w:after="0" w:line="240" w:lineRule="auto"/>
              <w:ind w:firstLine="0"/>
              <w:jc w:val="left"/>
            </w:pPr>
            <w:r w:rsidRPr="007951B4">
              <w:t>Inadimplência</w:t>
            </w:r>
          </w:p>
        </w:tc>
        <w:tc>
          <w:tcPr>
            <w:tcW w:w="35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2ACA1E" w14:textId="44D226F6" w:rsidR="006E1D65" w:rsidRPr="007951B4" w:rsidRDefault="1B823849" w:rsidP="00E2342E">
            <w:pPr>
              <w:spacing w:after="0" w:line="240" w:lineRule="auto"/>
              <w:ind w:firstLine="0"/>
            </w:pPr>
            <w:r w:rsidRPr="39020AAD">
              <w:rPr>
                <w:rFonts w:eastAsia="Arial" w:cs="Arial"/>
                <w:szCs w:val="24"/>
              </w:rPr>
              <w:t>Situação em que o consumidor não cumpre com suas obrigações financeiras dentro do prazo estipulado.</w:t>
            </w:r>
          </w:p>
        </w:tc>
        <w:tc>
          <w:tcPr>
            <w:tcW w:w="3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989534" w14:textId="13890E8F" w:rsidR="006E1D65" w:rsidRPr="007951B4" w:rsidRDefault="2818548C" w:rsidP="00E2342E">
            <w:pPr>
              <w:spacing w:after="0" w:line="240" w:lineRule="auto"/>
              <w:ind w:firstLine="0"/>
            </w:pPr>
            <w:r>
              <w:t>Não há dados na base fornecida</w:t>
            </w:r>
            <w:r w:rsidR="19341C8C">
              <w:t xml:space="preserve"> referente a inadimplência. </w:t>
            </w:r>
          </w:p>
        </w:tc>
      </w:tr>
      <w:tr w:rsidR="00E2342E" w:rsidRPr="007951B4" w14:paraId="4338B1DA" w14:textId="77777777" w:rsidTr="0D1DAE89">
        <w:trPr>
          <w:trHeight w:val="1280"/>
        </w:trPr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D2790C" w14:textId="16C1596C" w:rsidR="006E1D65" w:rsidRPr="007951B4" w:rsidRDefault="006E1D65" w:rsidP="00E2342E">
            <w:pPr>
              <w:spacing w:after="0" w:line="240" w:lineRule="auto"/>
              <w:ind w:firstLine="0"/>
              <w:jc w:val="left"/>
            </w:pPr>
            <w:r w:rsidRPr="007951B4">
              <w:t>Endividamento</w:t>
            </w:r>
            <w:r w:rsidR="00E2342E" w:rsidRPr="007951B4">
              <w:t xml:space="preserve"> </w:t>
            </w:r>
            <w:r w:rsidRPr="007951B4">
              <w:t>da população</w:t>
            </w:r>
          </w:p>
        </w:tc>
        <w:tc>
          <w:tcPr>
            <w:tcW w:w="35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7A93B5" w14:textId="533C2624" w:rsidR="006E1D65" w:rsidRPr="007951B4" w:rsidRDefault="0A71E351" w:rsidP="00E2342E">
            <w:pPr>
              <w:spacing w:after="0" w:line="240" w:lineRule="auto"/>
              <w:ind w:firstLine="0"/>
            </w:pPr>
            <w:r w:rsidRPr="58F498AC">
              <w:rPr>
                <w:rFonts w:eastAsia="Arial" w:cs="Arial"/>
                <w:szCs w:val="24"/>
              </w:rPr>
              <w:t>Comprometimento da renda dos consumidores com dívidas, como crédito consignado, financiamentos e empréstimos bancários.</w:t>
            </w:r>
          </w:p>
        </w:tc>
        <w:tc>
          <w:tcPr>
            <w:tcW w:w="3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D69C24" w14:textId="04D83F96" w:rsidR="006E1D65" w:rsidRPr="007951B4" w:rsidRDefault="5DA147ED" w:rsidP="0052529A">
            <w:pPr>
              <w:keepNext/>
              <w:spacing w:after="0" w:line="240" w:lineRule="auto"/>
              <w:ind w:firstLine="0"/>
            </w:pPr>
            <w:r>
              <w:t>Não há dados na base fornecida referente a dívidas e outros compromissos financeiros dos clientes.</w:t>
            </w:r>
          </w:p>
          <w:p w14:paraId="73815221" w14:textId="7E5E1135" w:rsidR="006E1D65" w:rsidRPr="007951B4" w:rsidRDefault="006E1D65" w:rsidP="0052529A">
            <w:pPr>
              <w:keepNext/>
              <w:spacing w:after="0" w:line="240" w:lineRule="auto"/>
              <w:ind w:firstLine="0"/>
            </w:pPr>
          </w:p>
        </w:tc>
      </w:tr>
    </w:tbl>
    <w:p w14:paraId="27BEFC85" w14:textId="7130D0EE" w:rsidR="00CE0026" w:rsidRPr="00BE23A5" w:rsidRDefault="0052529A" w:rsidP="0052529A">
      <w:pPr>
        <w:pStyle w:val="Legenda"/>
        <w:jc w:val="center"/>
        <w:rPr>
          <w:rFonts w:cs="Arial"/>
          <w:i w:val="0"/>
          <w:iCs w:val="0"/>
          <w:color w:val="auto"/>
          <w:sz w:val="20"/>
          <w:szCs w:val="20"/>
        </w:rPr>
      </w:pPr>
      <w:bookmarkStart w:id="22" w:name="_Toc193646527"/>
      <w:bookmarkStart w:id="23" w:name="_Toc193647194"/>
      <w:r w:rsidRPr="00BE23A5">
        <w:rPr>
          <w:rFonts w:cs="Arial"/>
          <w:i w:val="0"/>
          <w:iCs w:val="0"/>
          <w:color w:val="auto"/>
          <w:sz w:val="20"/>
          <w:szCs w:val="20"/>
        </w:rPr>
        <w:t xml:space="preserve">Tabela </w: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begin"/>
      </w:r>
      <w:r w:rsidRPr="00BE23A5">
        <w:rPr>
          <w:rFonts w:cs="Arial"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separate"/>
      </w:r>
      <w:r w:rsidR="0054664F">
        <w:rPr>
          <w:rFonts w:cs="Arial"/>
          <w:i w:val="0"/>
          <w:iCs w:val="0"/>
          <w:noProof/>
          <w:color w:val="auto"/>
          <w:sz w:val="20"/>
          <w:szCs w:val="20"/>
        </w:rPr>
        <w:t>2</w: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end"/>
      </w:r>
      <w:r w:rsidRPr="00BE23A5">
        <w:rPr>
          <w:rFonts w:cs="Arial"/>
          <w:i w:val="0"/>
          <w:iCs w:val="0"/>
          <w:color w:val="auto"/>
          <w:sz w:val="20"/>
          <w:szCs w:val="20"/>
        </w:rPr>
        <w:t xml:space="preserve"> Produto Crédito ao Consumidor</w:t>
      </w:r>
      <w:bookmarkEnd w:id="22"/>
      <w:bookmarkEnd w:id="23"/>
    </w:p>
    <w:p w14:paraId="08CFECDC" w14:textId="030C921F" w:rsidR="00810938" w:rsidRPr="007951B4" w:rsidRDefault="00CE0026" w:rsidP="00CE0026">
      <w:pPr>
        <w:spacing w:after="200" w:line="276" w:lineRule="auto"/>
        <w:ind w:firstLine="0"/>
        <w:jc w:val="left"/>
      </w:pPr>
      <w:r w:rsidRPr="007951B4">
        <w:br w:type="page"/>
      </w:r>
    </w:p>
    <w:p w14:paraId="5202D613" w14:textId="77777777" w:rsidR="00383EAA" w:rsidRPr="007951B4" w:rsidRDefault="00383EAA" w:rsidP="00383EAA">
      <w:pPr>
        <w:pStyle w:val="Ttulo3"/>
      </w:pPr>
      <w:bookmarkStart w:id="24" w:name="_Toc193648010"/>
      <w:r w:rsidRPr="007951B4">
        <w:t>Estudo Estatístico – Quadro Conceitual</w:t>
      </w:r>
      <w:bookmarkEnd w:id="24"/>
    </w:p>
    <w:tbl>
      <w:tblPr>
        <w:tblW w:w="9072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61"/>
        <w:gridCol w:w="5811"/>
      </w:tblGrid>
      <w:tr w:rsidR="00F84B60" w:rsidRPr="007951B4" w14:paraId="63472D51" w14:textId="77777777" w:rsidTr="08EB2578">
        <w:trPr>
          <w:trHeight w:val="351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10E89E" w14:textId="39DC49F4" w:rsidR="00F84B60" w:rsidRPr="007951B4" w:rsidRDefault="00F84B60" w:rsidP="00E2342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7951B4">
              <w:rPr>
                <w:b/>
                <w:bCs/>
              </w:rPr>
              <w:t>COMPONENTES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B8D874" w14:textId="64802477" w:rsidR="00F84B60" w:rsidRPr="007951B4" w:rsidRDefault="00F84B60" w:rsidP="00E2342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7951B4">
              <w:rPr>
                <w:b/>
                <w:bCs/>
              </w:rPr>
              <w:t>DESCRIÇÃO</w:t>
            </w:r>
          </w:p>
        </w:tc>
      </w:tr>
      <w:tr w:rsidR="00F84B60" w:rsidRPr="007951B4" w14:paraId="293316D1" w14:textId="77777777" w:rsidTr="08EB2578">
        <w:trPr>
          <w:trHeight w:val="742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3B75F5" w14:textId="6DAFEE0F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1.Tema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28E51C" w14:textId="2DD564E6" w:rsidR="00F84B60" w:rsidRPr="007951B4" w:rsidRDefault="1785C6B9" w:rsidP="001317EA">
            <w:pPr>
              <w:spacing w:before="240" w:after="240" w:line="240" w:lineRule="auto"/>
              <w:ind w:firstLine="0"/>
            </w:pPr>
            <w:r w:rsidRPr="20155711">
              <w:rPr>
                <w:rFonts w:eastAsia="Arial" w:cs="Arial"/>
              </w:rPr>
              <w:t xml:space="preserve">Análise estatística para modelagem do Score de Crédito dos clientes da Quantum </w:t>
            </w:r>
            <w:r w:rsidRPr="00FB009D">
              <w:rPr>
                <w:rFonts w:eastAsia="Arial" w:cs="Arial"/>
                <w:lang w:val="en-US"/>
              </w:rPr>
              <w:t>Finance</w:t>
            </w:r>
            <w:r w:rsidRPr="20155711">
              <w:rPr>
                <w:rFonts w:eastAsia="Arial" w:cs="Arial"/>
              </w:rPr>
              <w:t>, utilizando dados financeiros e comportamentais, com o objetivo de prever sua pontuação e risco associado.</w:t>
            </w:r>
          </w:p>
        </w:tc>
      </w:tr>
      <w:tr w:rsidR="00F84B60" w:rsidRPr="007951B4" w14:paraId="65CA017F" w14:textId="77777777" w:rsidTr="08EB2578">
        <w:trPr>
          <w:trHeight w:val="742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F2BA4" w14:textId="03BA1DC4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2. Problema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39F2A5" w14:textId="48512B01" w:rsidR="00F84B60" w:rsidRPr="007951B4" w:rsidRDefault="15E16678" w:rsidP="001317EA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311F8F69">
              <w:rPr>
                <w:rFonts w:eastAsia="Arial" w:cs="Arial"/>
                <w:szCs w:val="24"/>
              </w:rPr>
              <w:t xml:space="preserve">Como </w:t>
            </w:r>
            <w:r w:rsidRPr="4B216DAB">
              <w:rPr>
                <w:rFonts w:eastAsia="Arial" w:cs="Arial"/>
                <w:szCs w:val="24"/>
              </w:rPr>
              <w:t>definir</w:t>
            </w:r>
            <w:r w:rsidRPr="311F8F69">
              <w:rPr>
                <w:rFonts w:eastAsia="Arial" w:cs="Arial"/>
                <w:szCs w:val="24"/>
              </w:rPr>
              <w:t xml:space="preserve"> </w:t>
            </w:r>
            <w:r w:rsidRPr="469FEB58">
              <w:rPr>
                <w:rFonts w:eastAsia="Arial" w:cs="Arial"/>
                <w:szCs w:val="24"/>
              </w:rPr>
              <w:t xml:space="preserve">o </w:t>
            </w:r>
            <w:r w:rsidRPr="352D107A">
              <w:rPr>
                <w:rFonts w:eastAsia="Arial" w:cs="Arial"/>
                <w:szCs w:val="24"/>
              </w:rPr>
              <w:t>grau</w:t>
            </w:r>
            <w:r w:rsidRPr="682F8405">
              <w:rPr>
                <w:rFonts w:eastAsia="Arial" w:cs="Arial"/>
                <w:szCs w:val="24"/>
              </w:rPr>
              <w:t xml:space="preserve"> de </w:t>
            </w:r>
            <w:r w:rsidRPr="7C4B69FA">
              <w:rPr>
                <w:rFonts w:eastAsia="Arial" w:cs="Arial"/>
                <w:szCs w:val="24"/>
              </w:rPr>
              <w:t xml:space="preserve">elegibilidade </w:t>
            </w:r>
            <w:r w:rsidRPr="41A904F7">
              <w:rPr>
                <w:rFonts w:eastAsia="Arial" w:cs="Arial"/>
                <w:szCs w:val="24"/>
              </w:rPr>
              <w:t xml:space="preserve">ao </w:t>
            </w:r>
            <w:r w:rsidRPr="352D107A">
              <w:rPr>
                <w:rFonts w:eastAsia="Arial" w:cs="Arial"/>
                <w:szCs w:val="24"/>
              </w:rPr>
              <w:t>crédito</w:t>
            </w:r>
            <w:r w:rsidRPr="469FEB58">
              <w:rPr>
                <w:rFonts w:eastAsia="Arial" w:cs="Arial"/>
                <w:szCs w:val="24"/>
              </w:rPr>
              <w:t xml:space="preserve"> </w:t>
            </w:r>
            <w:r w:rsidRPr="311F8F69">
              <w:rPr>
                <w:rFonts w:eastAsia="Arial" w:cs="Arial"/>
                <w:szCs w:val="24"/>
              </w:rPr>
              <w:t>dos clientes com base em suas características financeiras</w:t>
            </w:r>
            <w:r w:rsidR="6833FF59" w:rsidRPr="1E12A60C">
              <w:rPr>
                <w:rFonts w:eastAsia="Arial" w:cs="Arial"/>
                <w:szCs w:val="24"/>
              </w:rPr>
              <w:t>,</w:t>
            </w:r>
            <w:r w:rsidRPr="311F8F69">
              <w:rPr>
                <w:rFonts w:eastAsia="Arial" w:cs="Arial"/>
                <w:szCs w:val="24"/>
              </w:rPr>
              <w:t xml:space="preserve"> comportamentais</w:t>
            </w:r>
            <w:r w:rsidR="233DDA00" w:rsidRPr="1E12A60C">
              <w:rPr>
                <w:rFonts w:eastAsia="Arial" w:cs="Arial"/>
                <w:szCs w:val="24"/>
              </w:rPr>
              <w:t xml:space="preserve"> e </w:t>
            </w:r>
            <w:r w:rsidR="233DDA00" w:rsidRPr="1838717C">
              <w:rPr>
                <w:rFonts w:eastAsia="Arial" w:cs="Arial"/>
                <w:szCs w:val="24"/>
              </w:rPr>
              <w:t>pessoais</w:t>
            </w:r>
            <w:r w:rsidRPr="60269948">
              <w:rPr>
                <w:rFonts w:eastAsia="Arial" w:cs="Arial"/>
                <w:szCs w:val="24"/>
              </w:rPr>
              <w:t>?</w:t>
            </w:r>
          </w:p>
        </w:tc>
      </w:tr>
      <w:tr w:rsidR="00F84B60" w:rsidRPr="007951B4" w14:paraId="6ECE27CF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A862F2" w14:textId="5C46F276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3.Hipóteses conceituais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1BBD0B" w14:textId="77FF94C1" w:rsidR="00F84B60" w:rsidRPr="007951B4" w:rsidRDefault="1F57466B" w:rsidP="2112EA7F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02CF23A4">
              <w:rPr>
                <w:rFonts w:eastAsia="Arial" w:cs="Arial"/>
                <w:szCs w:val="24"/>
              </w:rPr>
              <w:t xml:space="preserve">Clientes com maior renda </w:t>
            </w:r>
            <w:r w:rsidRPr="1758963F">
              <w:rPr>
                <w:rFonts w:eastAsia="Arial" w:cs="Arial"/>
                <w:szCs w:val="24"/>
              </w:rPr>
              <w:t>apresentam</w:t>
            </w:r>
            <w:r w:rsidRPr="454555BF">
              <w:rPr>
                <w:rFonts w:eastAsia="Arial" w:cs="Arial"/>
                <w:szCs w:val="24"/>
              </w:rPr>
              <w:t xml:space="preserve"> maior</w:t>
            </w:r>
            <w:r w:rsidRPr="70446766">
              <w:rPr>
                <w:rFonts w:eastAsia="Arial" w:cs="Arial"/>
                <w:szCs w:val="24"/>
              </w:rPr>
              <w:t xml:space="preserve"> </w:t>
            </w:r>
            <w:r w:rsidRPr="4D5D1E54">
              <w:rPr>
                <w:rFonts w:eastAsia="Arial" w:cs="Arial"/>
                <w:szCs w:val="24"/>
              </w:rPr>
              <w:t>Score</w:t>
            </w:r>
            <w:r w:rsidRPr="70446766">
              <w:rPr>
                <w:rFonts w:eastAsia="Arial" w:cs="Arial"/>
                <w:szCs w:val="24"/>
              </w:rPr>
              <w:t xml:space="preserve"> de </w:t>
            </w:r>
            <w:r w:rsidRPr="4BA38BCF">
              <w:rPr>
                <w:rFonts w:eastAsia="Arial" w:cs="Arial"/>
                <w:szCs w:val="24"/>
              </w:rPr>
              <w:t>Crédito</w:t>
            </w:r>
            <w:r w:rsidRPr="02CF23A4">
              <w:rPr>
                <w:rFonts w:eastAsia="Arial" w:cs="Arial"/>
                <w:szCs w:val="24"/>
              </w:rPr>
              <w:t>.</w:t>
            </w:r>
          </w:p>
          <w:p w14:paraId="4306000E" w14:textId="60DD5C8B" w:rsidR="00F84B60" w:rsidRPr="007951B4" w:rsidRDefault="7372FDF7" w:rsidP="07CD7A36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6ECD4258">
              <w:rPr>
                <w:rFonts w:eastAsia="Arial" w:cs="Arial"/>
                <w:szCs w:val="24"/>
              </w:rPr>
              <w:t xml:space="preserve">Possuir um </w:t>
            </w:r>
            <w:r w:rsidRPr="472EB10C">
              <w:rPr>
                <w:rFonts w:eastAsia="Arial" w:cs="Arial"/>
                <w:szCs w:val="24"/>
              </w:rPr>
              <w:t xml:space="preserve">imóvel </w:t>
            </w:r>
            <w:r w:rsidRPr="184F73E8">
              <w:rPr>
                <w:rFonts w:eastAsia="Arial" w:cs="Arial"/>
                <w:szCs w:val="24"/>
              </w:rPr>
              <w:t xml:space="preserve">próprio influencia no </w:t>
            </w:r>
            <w:r w:rsidRPr="746EE85A">
              <w:rPr>
                <w:rFonts w:eastAsia="Arial" w:cs="Arial"/>
                <w:szCs w:val="24"/>
              </w:rPr>
              <w:t xml:space="preserve">Score de </w:t>
            </w:r>
            <w:r w:rsidRPr="76FC0222">
              <w:rPr>
                <w:rFonts w:eastAsia="Arial" w:cs="Arial"/>
                <w:szCs w:val="24"/>
              </w:rPr>
              <w:t>Crédito</w:t>
            </w:r>
            <w:r w:rsidR="1F57466B" w:rsidRPr="6ECD4258">
              <w:rPr>
                <w:rFonts w:eastAsia="Arial" w:cs="Arial"/>
                <w:szCs w:val="24"/>
              </w:rPr>
              <w:t>.</w:t>
            </w:r>
          </w:p>
          <w:p w14:paraId="03E8906B" w14:textId="3446ACFB" w:rsidR="00F84B60" w:rsidRPr="007951B4" w:rsidRDefault="1F57466B" w:rsidP="523E1F2D">
            <w:pPr>
              <w:spacing w:before="240" w:after="240" w:line="240" w:lineRule="auto"/>
              <w:ind w:firstLine="0"/>
              <w:rPr>
                <w:rFonts w:eastAsia="Arial" w:cs="Arial"/>
              </w:rPr>
            </w:pPr>
            <w:r w:rsidRPr="523E1F2D">
              <w:rPr>
                <w:rFonts w:eastAsia="Arial" w:cs="Arial"/>
              </w:rPr>
              <w:t xml:space="preserve">A idade e o tempo de relacionamento com a fintech influenciam no </w:t>
            </w:r>
            <w:r w:rsidR="670D68FA" w:rsidRPr="523E1F2D">
              <w:rPr>
                <w:rFonts w:eastAsia="Arial" w:cs="Arial"/>
              </w:rPr>
              <w:t>Score de Crédito</w:t>
            </w:r>
            <w:r w:rsidRPr="523E1F2D">
              <w:rPr>
                <w:rFonts w:eastAsia="Arial" w:cs="Arial"/>
              </w:rPr>
              <w:t>.</w:t>
            </w:r>
          </w:p>
        </w:tc>
      </w:tr>
      <w:tr w:rsidR="00F84B60" w:rsidRPr="007951B4" w14:paraId="19CEAFEC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4266" w14:textId="77777777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4. Objetivo principal</w:t>
            </w:r>
          </w:p>
          <w:p w14:paraId="034C9CFB" w14:textId="77777777" w:rsidR="00F84B60" w:rsidRPr="007951B4" w:rsidRDefault="00F84B60" w:rsidP="00E2342E">
            <w:pPr>
              <w:spacing w:after="0" w:line="240" w:lineRule="auto"/>
            </w:pP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2F0B7F" w14:textId="03B007B6" w:rsidR="00F84B60" w:rsidRPr="007951B4" w:rsidRDefault="3CB3B27E" w:rsidP="001317EA">
            <w:pPr>
              <w:spacing w:before="240" w:after="240" w:line="240" w:lineRule="auto"/>
              <w:ind w:firstLine="0"/>
            </w:pPr>
            <w:r w:rsidRPr="0D1707EF">
              <w:rPr>
                <w:rFonts w:eastAsia="Arial" w:cs="Arial"/>
              </w:rPr>
              <w:t>Construir um modelo estatístico baseado em Regressão Linear para prever o Score de Crédito dos clientes, possibilitando uma avaliação mais precisa do risco de crédito.</w:t>
            </w:r>
          </w:p>
        </w:tc>
      </w:tr>
      <w:tr w:rsidR="00F84B60" w:rsidRPr="007951B4" w14:paraId="111179EA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A767D4" w14:textId="6C89A493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5.População de estudo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70D23" w14:textId="100011F7" w:rsidR="00F84B60" w:rsidRPr="007951B4" w:rsidRDefault="07D7C909" w:rsidP="001317EA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2D0D35B5">
              <w:rPr>
                <w:rFonts w:eastAsia="Arial" w:cs="Arial"/>
                <w:szCs w:val="24"/>
              </w:rPr>
              <w:t xml:space="preserve">Clientes da Quantum </w:t>
            </w:r>
            <w:r w:rsidRPr="00131C78">
              <w:rPr>
                <w:rFonts w:eastAsia="Arial" w:cs="Arial"/>
                <w:szCs w:val="24"/>
                <w:lang w:val="en-US"/>
              </w:rPr>
              <w:t>Finance</w:t>
            </w:r>
            <w:r w:rsidRPr="2D0D35B5">
              <w:rPr>
                <w:rFonts w:eastAsia="Arial" w:cs="Arial"/>
                <w:szCs w:val="24"/>
              </w:rPr>
              <w:t xml:space="preserve"> com histórico de solicitação de crédito, incluindo informações sobre renda, idade, </w:t>
            </w:r>
            <w:r w:rsidRPr="60A565FD">
              <w:rPr>
                <w:rFonts w:eastAsia="Arial" w:cs="Arial"/>
                <w:szCs w:val="24"/>
              </w:rPr>
              <w:t>moradia</w:t>
            </w:r>
            <w:r w:rsidRPr="6CFE28B4">
              <w:rPr>
                <w:rFonts w:eastAsia="Arial" w:cs="Arial"/>
                <w:szCs w:val="24"/>
              </w:rPr>
              <w:t xml:space="preserve"> </w:t>
            </w:r>
            <w:r w:rsidRPr="0C9B8877">
              <w:rPr>
                <w:rFonts w:eastAsia="Arial" w:cs="Arial"/>
                <w:szCs w:val="24"/>
              </w:rPr>
              <w:t xml:space="preserve">e </w:t>
            </w:r>
            <w:r w:rsidRPr="2D0D35B5">
              <w:rPr>
                <w:rFonts w:eastAsia="Arial" w:cs="Arial"/>
                <w:szCs w:val="24"/>
              </w:rPr>
              <w:t>score de crédito.</w:t>
            </w:r>
          </w:p>
          <w:p w14:paraId="0F472069" w14:textId="00233576" w:rsidR="00F84B60" w:rsidRPr="007951B4" w:rsidRDefault="00F84B60" w:rsidP="00E2342E">
            <w:pPr>
              <w:spacing w:after="0" w:line="240" w:lineRule="auto"/>
              <w:ind w:firstLine="0"/>
            </w:pPr>
          </w:p>
        </w:tc>
      </w:tr>
      <w:tr w:rsidR="00F84B60" w:rsidRPr="007951B4" w14:paraId="0EC097B6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1DD20" w14:textId="74041D71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6. Plano básico de análise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FE1916" w14:textId="21BA61CC" w:rsidR="00F84B60" w:rsidRPr="007951B4" w:rsidRDefault="1E6920CE" w:rsidP="1A7BA6BC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2C7B5A30">
              <w:rPr>
                <w:rFonts w:eastAsia="Arial" w:cs="Arial"/>
                <w:szCs w:val="24"/>
              </w:rPr>
              <w:t>Análise descritiva das variáveis.</w:t>
            </w:r>
          </w:p>
          <w:p w14:paraId="1132C07E" w14:textId="68FAF4A4" w:rsidR="00F84B60" w:rsidRPr="007951B4" w:rsidRDefault="2EFE1725" w:rsidP="2AEFCFF7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6FB0EC30">
              <w:rPr>
                <w:rFonts w:eastAsia="Arial" w:cs="Arial"/>
                <w:szCs w:val="24"/>
              </w:rPr>
              <w:t>I</w:t>
            </w:r>
            <w:r w:rsidR="526C2948" w:rsidRPr="6FB0EC30">
              <w:rPr>
                <w:rFonts w:eastAsia="Arial" w:cs="Arial"/>
                <w:szCs w:val="24"/>
              </w:rPr>
              <w:t>dentificação</w:t>
            </w:r>
            <w:r w:rsidR="526C2948" w:rsidRPr="491F6C45">
              <w:rPr>
                <w:rFonts w:eastAsia="Arial" w:cs="Arial"/>
                <w:szCs w:val="24"/>
              </w:rPr>
              <w:t xml:space="preserve"> de padrões e relações entre as variáveis preditoras e o </w:t>
            </w:r>
            <w:r w:rsidR="526C2948" w:rsidRPr="491F6C45">
              <w:rPr>
                <w:rFonts w:eastAsia="Arial" w:cs="Arial"/>
                <w:b/>
                <w:bCs/>
                <w:szCs w:val="24"/>
              </w:rPr>
              <w:t>Score de Crédito</w:t>
            </w:r>
            <w:r w:rsidR="526C2948" w:rsidRPr="491F6C45">
              <w:rPr>
                <w:rFonts w:eastAsia="Arial" w:cs="Arial"/>
                <w:szCs w:val="24"/>
              </w:rPr>
              <w:t>.</w:t>
            </w:r>
          </w:p>
          <w:p w14:paraId="48BCE339" w14:textId="13B4CF65" w:rsidR="00F84B60" w:rsidRPr="007951B4" w:rsidRDefault="1E6920CE" w:rsidP="36305433">
            <w:pPr>
              <w:spacing w:before="240" w:after="240" w:line="240" w:lineRule="auto"/>
              <w:ind w:firstLine="0"/>
              <w:rPr>
                <w:rFonts w:eastAsia="Arial" w:cs="Arial"/>
                <w:szCs w:val="24"/>
              </w:rPr>
            </w:pPr>
            <w:r w:rsidRPr="2C7B5A30">
              <w:rPr>
                <w:rFonts w:eastAsia="Arial" w:cs="Arial"/>
                <w:szCs w:val="24"/>
              </w:rPr>
              <w:t xml:space="preserve">Aplicação de </w:t>
            </w:r>
            <w:r w:rsidR="526C2948" w:rsidRPr="491F6C45">
              <w:rPr>
                <w:rFonts w:eastAsia="Arial" w:cs="Arial"/>
                <w:b/>
                <w:bCs/>
                <w:szCs w:val="24"/>
              </w:rPr>
              <w:t>Regressão Linear</w:t>
            </w:r>
            <w:r w:rsidRPr="2C7B5A30">
              <w:rPr>
                <w:rFonts w:eastAsia="Arial" w:cs="Arial"/>
                <w:szCs w:val="24"/>
              </w:rPr>
              <w:t xml:space="preserve"> para modelagem </w:t>
            </w:r>
            <w:r w:rsidR="526C2948" w:rsidRPr="491F6C45">
              <w:rPr>
                <w:rFonts w:eastAsia="Arial" w:cs="Arial"/>
                <w:szCs w:val="24"/>
              </w:rPr>
              <w:t>da pontuação</w:t>
            </w:r>
            <w:r w:rsidRPr="2C7B5A30">
              <w:rPr>
                <w:rFonts w:eastAsia="Arial" w:cs="Arial"/>
                <w:szCs w:val="24"/>
              </w:rPr>
              <w:t xml:space="preserve"> de crédito.</w:t>
            </w:r>
          </w:p>
        </w:tc>
      </w:tr>
      <w:tr w:rsidR="00F84B60" w:rsidRPr="007951B4" w14:paraId="74889D8B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16AB2" w14:textId="6AC7A7A1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7. Técnica estatística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723B3" w14:textId="09FFA5E6" w:rsidR="00F84B60" w:rsidRPr="007951B4" w:rsidRDefault="68ABF66D" w:rsidP="001317EA">
            <w:pPr>
              <w:spacing w:before="240" w:after="240" w:line="240" w:lineRule="auto"/>
              <w:ind w:firstLine="0"/>
            </w:pPr>
            <w:r w:rsidRPr="2E1EC8E8">
              <w:rPr>
                <w:rFonts w:eastAsia="Arial" w:cs="Arial"/>
                <w:szCs w:val="24"/>
              </w:rPr>
              <w:t xml:space="preserve">Utilização de </w:t>
            </w:r>
            <w:r w:rsidRPr="2E1EC8E8">
              <w:rPr>
                <w:rFonts w:eastAsia="Arial" w:cs="Arial"/>
                <w:b/>
                <w:bCs/>
                <w:szCs w:val="24"/>
              </w:rPr>
              <w:t>Regressão Linear Múltipla</w:t>
            </w:r>
            <w:r w:rsidRPr="2E1EC8E8">
              <w:rPr>
                <w:rFonts w:eastAsia="Arial" w:cs="Arial"/>
                <w:szCs w:val="24"/>
              </w:rPr>
              <w:t xml:space="preserve">, que permite estimar o </w:t>
            </w:r>
            <w:r w:rsidRPr="2E1EC8E8">
              <w:rPr>
                <w:rFonts w:eastAsia="Arial" w:cs="Arial"/>
                <w:b/>
                <w:bCs/>
                <w:szCs w:val="24"/>
              </w:rPr>
              <w:t>Score de Crédito</w:t>
            </w:r>
            <w:r w:rsidRPr="2E1EC8E8">
              <w:rPr>
                <w:rFonts w:eastAsia="Arial" w:cs="Arial"/>
                <w:szCs w:val="24"/>
              </w:rPr>
              <w:t xml:space="preserve"> com base em múltiplas variáveis independentes, além de análise de correlação para verificar a influência das variáveis no modelo.</w:t>
            </w:r>
          </w:p>
        </w:tc>
      </w:tr>
      <w:tr w:rsidR="00F84B60" w:rsidRPr="007951B4" w14:paraId="2495681F" w14:textId="77777777" w:rsidTr="08EB2578">
        <w:trPr>
          <w:trHeight w:val="1280"/>
        </w:trPr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84B906" w14:textId="180E4561" w:rsidR="00F84B60" w:rsidRPr="007951B4" w:rsidRDefault="00F84B60" w:rsidP="00E2342E">
            <w:pPr>
              <w:spacing w:after="0" w:line="240" w:lineRule="auto"/>
              <w:ind w:firstLine="0"/>
            </w:pPr>
            <w:r w:rsidRPr="007951B4">
              <w:t>8. Resultado principal da técnica estatística</w:t>
            </w:r>
          </w:p>
        </w:tc>
        <w:tc>
          <w:tcPr>
            <w:tcW w:w="58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BB08B9" w14:textId="212C1ADF" w:rsidR="00F84B60" w:rsidRPr="007951B4" w:rsidRDefault="514899C2" w:rsidP="001317EA">
            <w:pPr>
              <w:keepNext/>
              <w:spacing w:before="240" w:after="240" w:line="240" w:lineRule="auto"/>
              <w:ind w:firstLine="0"/>
            </w:pPr>
            <w:r w:rsidRPr="26F6983C">
              <w:rPr>
                <w:rFonts w:eastAsia="Arial" w:cs="Arial"/>
                <w:szCs w:val="24"/>
              </w:rPr>
              <w:t xml:space="preserve">Determinação da equação de </w:t>
            </w:r>
            <w:r w:rsidRPr="26F6983C">
              <w:rPr>
                <w:rFonts w:eastAsia="Arial" w:cs="Arial"/>
                <w:b/>
                <w:bCs/>
                <w:szCs w:val="24"/>
              </w:rPr>
              <w:t>Regressão Linear Múltipla</w:t>
            </w:r>
            <w:r w:rsidRPr="26F6983C">
              <w:rPr>
                <w:rFonts w:eastAsia="Arial" w:cs="Arial"/>
                <w:szCs w:val="24"/>
              </w:rPr>
              <w:t xml:space="preserve">, identificando os fatores mais relevantes que influenciam o </w:t>
            </w:r>
            <w:r w:rsidRPr="26F6983C">
              <w:rPr>
                <w:rFonts w:eastAsia="Arial" w:cs="Arial"/>
                <w:b/>
                <w:bCs/>
                <w:szCs w:val="24"/>
              </w:rPr>
              <w:t>Score de Crédito</w:t>
            </w:r>
            <w:r w:rsidRPr="26F6983C">
              <w:rPr>
                <w:rFonts w:eastAsia="Arial" w:cs="Arial"/>
                <w:szCs w:val="24"/>
              </w:rPr>
              <w:t>, permitindo melhor previsibilidade e controle na concessão de crédito.</w:t>
            </w:r>
          </w:p>
        </w:tc>
      </w:tr>
    </w:tbl>
    <w:p w14:paraId="5656CF64" w14:textId="2B1EED7D" w:rsidR="00E17BA8" w:rsidRPr="00BE23A5" w:rsidRDefault="0052529A" w:rsidP="0052529A">
      <w:pPr>
        <w:pStyle w:val="Legenda"/>
        <w:jc w:val="center"/>
        <w:rPr>
          <w:rFonts w:cs="Arial"/>
          <w:i w:val="0"/>
          <w:iCs w:val="0"/>
          <w:color w:val="auto"/>
          <w:sz w:val="20"/>
          <w:szCs w:val="20"/>
        </w:rPr>
      </w:pPr>
      <w:bookmarkStart w:id="25" w:name="_Toc193646528"/>
      <w:bookmarkStart w:id="26" w:name="_Toc193647195"/>
      <w:r w:rsidRPr="00BE23A5">
        <w:rPr>
          <w:rFonts w:cs="Arial"/>
          <w:i w:val="0"/>
          <w:iCs w:val="0"/>
          <w:color w:val="auto"/>
          <w:sz w:val="20"/>
          <w:szCs w:val="20"/>
        </w:rPr>
        <w:t xml:space="preserve">Tabela </w: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begin"/>
      </w:r>
      <w:r w:rsidRPr="00BE23A5">
        <w:rPr>
          <w:rFonts w:cs="Arial"/>
          <w:i w:val="0"/>
          <w:iCs w:val="0"/>
          <w:color w:val="auto"/>
          <w:sz w:val="20"/>
          <w:szCs w:val="20"/>
        </w:rPr>
        <w:instrText xml:space="preserve"> SEQ Tabela \* ARABIC </w:instrTex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separate"/>
      </w:r>
      <w:r w:rsidR="0054664F">
        <w:rPr>
          <w:rFonts w:cs="Arial"/>
          <w:i w:val="0"/>
          <w:iCs w:val="0"/>
          <w:noProof/>
          <w:color w:val="auto"/>
          <w:sz w:val="20"/>
          <w:szCs w:val="20"/>
        </w:rPr>
        <w:t>3</w:t>
      </w:r>
      <w:r w:rsidRPr="00BE23A5">
        <w:rPr>
          <w:rFonts w:cs="Arial"/>
          <w:i w:val="0"/>
          <w:iCs w:val="0"/>
          <w:color w:val="auto"/>
          <w:sz w:val="20"/>
          <w:szCs w:val="20"/>
        </w:rPr>
        <w:fldChar w:fldCharType="end"/>
      </w:r>
      <w:r w:rsidRPr="00BE23A5">
        <w:rPr>
          <w:rFonts w:cs="Arial"/>
          <w:i w:val="0"/>
          <w:iCs w:val="0"/>
          <w:color w:val="auto"/>
          <w:sz w:val="20"/>
          <w:szCs w:val="20"/>
        </w:rPr>
        <w:t xml:space="preserve"> Estudo Estatístico – Quadro Conceitual</w:t>
      </w:r>
      <w:bookmarkEnd w:id="25"/>
      <w:bookmarkEnd w:id="26"/>
    </w:p>
    <w:p w14:paraId="5869AB9B" w14:textId="77777777" w:rsidR="00E17BA8" w:rsidRPr="007951B4" w:rsidRDefault="00E17BA8">
      <w:pPr>
        <w:spacing w:after="200" w:line="276" w:lineRule="auto"/>
        <w:ind w:firstLine="0"/>
        <w:jc w:val="left"/>
      </w:pPr>
      <w:r w:rsidRPr="007951B4">
        <w:br w:type="page"/>
      </w:r>
    </w:p>
    <w:p w14:paraId="27928449" w14:textId="3F3A567D" w:rsidR="00D63C9F" w:rsidRPr="007951B4" w:rsidRDefault="00E71ADE" w:rsidP="00D63C9F">
      <w:pPr>
        <w:pStyle w:val="Ttulo2"/>
      </w:pPr>
      <w:bookmarkStart w:id="27" w:name="_Toc193648011"/>
      <w:r w:rsidRPr="007951B4">
        <w:t>Análise descritiva das variáveis</w:t>
      </w:r>
      <w:bookmarkEnd w:id="27"/>
    </w:p>
    <w:p w14:paraId="720FC7D5" w14:textId="6A1AF82E" w:rsidR="14FFA0CA" w:rsidRDefault="14FFA0CA" w:rsidP="14BAB6EA">
      <w:pPr>
        <w:spacing w:before="240" w:after="240"/>
        <w:ind w:firstLine="720"/>
        <w:rPr>
          <w:rFonts w:eastAsia="Arial" w:cs="Arial"/>
        </w:rPr>
      </w:pPr>
      <w:r w:rsidRPr="14BAB6EA">
        <w:rPr>
          <w:rFonts w:eastAsia="Arial" w:cs="Arial"/>
        </w:rPr>
        <w:t>Realizamos um processo de limpeza e transformação dos dados para garantir que todas as variáveis estivessem no formato adequado para análise.</w:t>
      </w:r>
    </w:p>
    <w:p w14:paraId="2827A5D9" w14:textId="202A5070" w:rsidR="14FFA0CA" w:rsidRDefault="14FFA0CA" w:rsidP="14BAB6EA">
      <w:pPr>
        <w:spacing w:before="240" w:after="240"/>
        <w:ind w:firstLine="720"/>
      </w:pPr>
      <w:r w:rsidRPr="14BAB6EA">
        <w:rPr>
          <w:rFonts w:eastAsia="Arial" w:cs="Arial"/>
        </w:rPr>
        <w:t xml:space="preserve">As variáveis </w:t>
      </w:r>
      <w:r w:rsidRPr="14BAB6EA">
        <w:rPr>
          <w:rFonts w:eastAsia="Arial" w:cs="Arial"/>
          <w:b/>
          <w:bCs/>
        </w:rPr>
        <w:t xml:space="preserve">SCORE_CREDITO </w:t>
      </w:r>
      <w:r w:rsidRPr="14BAB6EA">
        <w:rPr>
          <w:rFonts w:eastAsia="Arial" w:cs="Arial"/>
        </w:rPr>
        <w:t xml:space="preserve">e </w:t>
      </w:r>
      <w:r w:rsidRPr="14BAB6EA">
        <w:rPr>
          <w:rFonts w:eastAsia="Arial" w:cs="Arial"/>
          <w:b/>
          <w:bCs/>
          <w:noProof/>
        </w:rPr>
        <w:t>vl_salario_mil</w:t>
      </w:r>
      <w:r w:rsidRPr="14BAB6EA">
        <w:rPr>
          <w:rFonts w:eastAsia="Arial" w:cs="Arial"/>
          <w:b/>
          <w:bCs/>
        </w:rPr>
        <w:t xml:space="preserve"> </w:t>
      </w:r>
      <w:r w:rsidRPr="14BAB6EA">
        <w:rPr>
          <w:rFonts w:eastAsia="Arial" w:cs="Arial"/>
        </w:rPr>
        <w:t xml:space="preserve">estavam originalmente no tipo </w:t>
      </w:r>
      <w:r w:rsidRPr="00131C78">
        <w:rPr>
          <w:rFonts w:eastAsia="Arial" w:cs="Arial"/>
          <w:i/>
          <w:iCs/>
          <w:lang w:val="en-US"/>
        </w:rPr>
        <w:t>object</w:t>
      </w:r>
      <w:r w:rsidRPr="14BAB6EA">
        <w:rPr>
          <w:rFonts w:eastAsia="Arial" w:cs="Arial"/>
        </w:rPr>
        <w:t xml:space="preserve">, sendo interpretadas como texto. Para viabilizar a aplicação das técnicas de análise e regressão, realizamos a conversão dessas variáveis para o tipo </w:t>
      </w:r>
      <w:r w:rsidRPr="00131C78">
        <w:rPr>
          <w:rFonts w:eastAsia="Arial" w:cs="Arial"/>
          <w:i/>
          <w:iCs/>
          <w:lang w:val="en-US"/>
        </w:rPr>
        <w:t>float</w:t>
      </w:r>
      <w:r w:rsidRPr="14BAB6EA">
        <w:rPr>
          <w:rFonts w:eastAsia="Arial" w:cs="Arial"/>
        </w:rPr>
        <w:t>, assegurando sua correta utilização nos modelos estatísticos.</w:t>
      </w:r>
    </w:p>
    <w:tbl>
      <w:tblPr>
        <w:tblStyle w:val="Tabelacomgrade"/>
        <w:tblW w:w="9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416"/>
      </w:tblGrid>
      <w:tr w:rsidR="0025765D" w14:paraId="23F116FD" w14:textId="31C5B836" w:rsidTr="00DB7ADC">
        <w:tc>
          <w:tcPr>
            <w:tcW w:w="4998" w:type="dxa"/>
          </w:tcPr>
          <w:p w14:paraId="4BEC2791" w14:textId="6D52D79C" w:rsidR="00C032C8" w:rsidRDefault="002F66E1" w:rsidP="00CC76E2">
            <w:pPr>
              <w:keepNext/>
              <w:spacing w:after="0" w:line="240" w:lineRule="auto"/>
              <w:ind w:firstLine="0"/>
              <w:jc w:val="center"/>
              <w:rPr>
                <w:rFonts w:cs="Arial"/>
                <w:i/>
                <w:iCs/>
                <w:szCs w:val="24"/>
              </w:rPr>
            </w:pPr>
            <w:r w:rsidRPr="002F66E1">
              <w:rPr>
                <w:rFonts w:cs="Arial"/>
                <w:i/>
                <w:iCs/>
                <w:szCs w:val="24"/>
              </w:rPr>
              <w:drawing>
                <wp:inline distT="0" distB="0" distL="0" distR="0" wp14:anchorId="1E265A75" wp14:editId="448B7013">
                  <wp:extent cx="2552098" cy="2412000"/>
                  <wp:effectExtent l="0" t="0" r="635" b="7620"/>
                  <wp:docPr id="18951981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98115" name=""/>
                          <pic:cNvPicPr/>
                        </pic:nvPicPr>
                        <pic:blipFill rotWithShape="1">
                          <a:blip r:embed="rId14"/>
                          <a:srcRect t="12787"/>
                          <a:stretch/>
                        </pic:blipFill>
                        <pic:spPr bwMode="auto">
                          <a:xfrm>
                            <a:off x="0" y="0"/>
                            <a:ext cx="2552098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8D548B" w14:textId="2F1D1010" w:rsidR="00C032C8" w:rsidRPr="003C6FF7" w:rsidRDefault="00C032C8" w:rsidP="00BF20E0">
            <w:pPr>
              <w:keepNext/>
              <w:spacing w:after="0" w:line="240" w:lineRule="auto"/>
              <w:ind w:firstLine="0"/>
              <w:jc w:val="center"/>
              <w:rPr>
                <w:rFonts w:eastAsia="Arial" w:cs="Arial"/>
              </w:rPr>
            </w:pPr>
            <w:bookmarkStart w:id="28" w:name="_Toc193647169"/>
            <w:r w:rsidRPr="003C6FF7">
              <w:rPr>
                <w:rFonts w:cs="Arial"/>
                <w:sz w:val="20"/>
                <w:szCs w:val="20"/>
              </w:rPr>
              <w:t xml:space="preserve">Figura </w:t>
            </w:r>
            <w:r w:rsidRPr="003C6FF7">
              <w:rPr>
                <w:rFonts w:cs="Arial"/>
                <w:sz w:val="20"/>
                <w:szCs w:val="20"/>
              </w:rPr>
              <w:fldChar w:fldCharType="begin"/>
            </w:r>
            <w:r w:rsidRPr="003C6FF7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3C6FF7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</w:t>
            </w:r>
            <w:r w:rsidRPr="003C6FF7">
              <w:rPr>
                <w:rFonts w:cs="Arial"/>
                <w:sz w:val="20"/>
                <w:szCs w:val="20"/>
              </w:rPr>
              <w:fldChar w:fldCharType="end"/>
            </w:r>
            <w:r w:rsidR="00BF20E0">
              <w:rPr>
                <w:rFonts w:cs="Arial"/>
                <w:sz w:val="20"/>
                <w:szCs w:val="20"/>
              </w:rPr>
              <w:t xml:space="preserve"> Variáveis </w:t>
            </w:r>
            <w:r w:rsidR="00BE23A5">
              <w:rPr>
                <w:rFonts w:cs="Arial"/>
                <w:sz w:val="20"/>
                <w:szCs w:val="20"/>
              </w:rPr>
              <w:t xml:space="preserve">como </w:t>
            </w:r>
            <w:r w:rsidR="00AA01DB" w:rsidRPr="0098470D">
              <w:rPr>
                <w:rFonts w:cs="Arial"/>
                <w:sz w:val="20"/>
                <w:szCs w:val="20"/>
                <w:lang w:val="en-US"/>
              </w:rPr>
              <w:t>o</w:t>
            </w:r>
            <w:r w:rsidR="00BF20E0" w:rsidRPr="0098470D">
              <w:rPr>
                <w:rFonts w:cs="Arial"/>
                <w:sz w:val="20"/>
                <w:szCs w:val="20"/>
                <w:lang w:val="en-US"/>
              </w:rPr>
              <w:t>bject</w:t>
            </w:r>
            <w:bookmarkEnd w:id="28"/>
          </w:p>
        </w:tc>
        <w:tc>
          <w:tcPr>
            <w:tcW w:w="4063" w:type="dxa"/>
          </w:tcPr>
          <w:p w14:paraId="7C10E94E" w14:textId="77777777" w:rsidR="00B83F35" w:rsidRDefault="000C3127" w:rsidP="00B83F35">
            <w:pPr>
              <w:keepNext/>
              <w:spacing w:after="0" w:line="240" w:lineRule="auto"/>
              <w:ind w:firstLine="0"/>
            </w:pPr>
            <w:r w:rsidRPr="000C3127">
              <w:rPr>
                <w:noProof/>
              </w:rPr>
              <w:drawing>
                <wp:inline distT="0" distB="0" distL="0" distR="0" wp14:anchorId="47F1065A" wp14:editId="6B5096AF">
                  <wp:extent cx="2666394" cy="2412000"/>
                  <wp:effectExtent l="0" t="0" r="635" b="7620"/>
                  <wp:docPr id="16913643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64319" name=""/>
                          <pic:cNvPicPr/>
                        </pic:nvPicPr>
                        <pic:blipFill rotWithShape="1">
                          <a:blip r:embed="rId15"/>
                          <a:srcRect t="14338"/>
                          <a:stretch/>
                        </pic:blipFill>
                        <pic:spPr bwMode="auto">
                          <a:xfrm>
                            <a:off x="0" y="0"/>
                            <a:ext cx="2666394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38CE68" w14:textId="0980F80F" w:rsidR="00C032C8" w:rsidRPr="00DE29AC" w:rsidRDefault="00B83F35" w:rsidP="00DE29AC">
            <w:pPr>
              <w:keepNext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bookmarkStart w:id="29" w:name="_Toc193647170"/>
            <w:r w:rsidRPr="00DE29AC">
              <w:rPr>
                <w:rFonts w:cs="Arial"/>
                <w:sz w:val="20"/>
                <w:szCs w:val="20"/>
              </w:rPr>
              <w:t xml:space="preserve">Figura </w:t>
            </w:r>
            <w:r w:rsidRPr="00DE29AC">
              <w:rPr>
                <w:rFonts w:cs="Arial"/>
                <w:sz w:val="20"/>
                <w:szCs w:val="20"/>
              </w:rPr>
              <w:fldChar w:fldCharType="begin"/>
            </w:r>
            <w:r w:rsidRPr="00DE29AC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DE29AC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2</w:t>
            </w:r>
            <w:r w:rsidRPr="00DE29AC">
              <w:rPr>
                <w:rFonts w:cs="Arial"/>
                <w:sz w:val="20"/>
                <w:szCs w:val="20"/>
              </w:rPr>
              <w:fldChar w:fldCharType="end"/>
            </w:r>
            <w:r>
              <w:rPr>
                <w:rFonts w:cs="Arial"/>
                <w:sz w:val="20"/>
                <w:szCs w:val="20"/>
              </w:rPr>
              <w:t xml:space="preserve"> Variáveis </w:t>
            </w:r>
            <w:r w:rsidR="00BE23A5" w:rsidRPr="0098470D">
              <w:rPr>
                <w:rFonts w:cs="Arial"/>
                <w:sz w:val="20"/>
                <w:szCs w:val="20"/>
                <w:lang w:val="en-US"/>
              </w:rPr>
              <w:t>o</w:t>
            </w:r>
            <w:r w:rsidRPr="0098470D">
              <w:rPr>
                <w:rFonts w:cs="Arial"/>
                <w:sz w:val="20"/>
                <w:szCs w:val="20"/>
                <w:lang w:val="en-US"/>
              </w:rPr>
              <w:t>bject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DE29AC">
              <w:rPr>
                <w:rFonts w:cs="Arial"/>
                <w:sz w:val="20"/>
                <w:szCs w:val="20"/>
              </w:rPr>
              <w:t>corrigidas</w:t>
            </w:r>
            <w:bookmarkEnd w:id="29"/>
          </w:p>
        </w:tc>
      </w:tr>
    </w:tbl>
    <w:p w14:paraId="1A439EEA" w14:textId="2811E1E5" w:rsidR="168A42AB" w:rsidRDefault="168A42AB" w:rsidP="6BBB9D1F">
      <w:pPr>
        <w:spacing w:before="240" w:after="240"/>
        <w:ind w:firstLine="720"/>
      </w:pPr>
      <w:r>
        <w:t>Analisamos a distribuição da variável target para compreender seu comportamento, identificando uma distribuição normal assimétrica.</w:t>
      </w:r>
    </w:p>
    <w:p w14:paraId="3DC6F34E" w14:textId="507565F1" w:rsidR="168A42AB" w:rsidRDefault="168A42AB" w:rsidP="6BBB9D1F">
      <w:pPr>
        <w:spacing w:before="240" w:after="240"/>
        <w:ind w:firstLine="720"/>
      </w:pPr>
      <w:r>
        <w:t xml:space="preserve">Para reduzir essa assimetria, criamos uma variável aplicando a raiz quadrada da target. Posteriormente, testamos o modelo utilizando tanto o </w:t>
      </w:r>
      <w:r w:rsidRPr="6BBB9D1F">
        <w:rPr>
          <w:b/>
          <w:bCs/>
        </w:rPr>
        <w:t>SCORE_CREDITO</w:t>
      </w:r>
      <w:r>
        <w:t xml:space="preserve"> original quanto sua transformação (</w:t>
      </w:r>
      <w:r w:rsidRPr="6BBB9D1F">
        <w:rPr>
          <w:b/>
          <w:bCs/>
        </w:rPr>
        <w:t>RAIZ_SCORE</w:t>
      </w:r>
      <w:r>
        <w:t>). No entanto, os resultados permaneceram inalterados. Diante disso, optamos por não utilizar a versão transformada e mantivemos a variável original no modelo, excluindo a coluna de raiz.</w:t>
      </w:r>
    </w:p>
    <w:p w14:paraId="68D0A22A" w14:textId="3FDC8088" w:rsidR="6BBB9D1F" w:rsidRDefault="6BBB9D1F" w:rsidP="003E2FCC">
      <w:pPr>
        <w:spacing w:before="240" w:after="240"/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6"/>
      </w:tblGrid>
      <w:tr w:rsidR="00B90EF1" w14:paraId="3A4839A8" w14:textId="3066C976" w:rsidTr="00DB7ADC">
        <w:tc>
          <w:tcPr>
            <w:tcW w:w="6245" w:type="dxa"/>
          </w:tcPr>
          <w:p w14:paraId="3A28CBD2" w14:textId="08316F9D" w:rsidR="00170918" w:rsidRDefault="00170918" w:rsidP="001A1C4A">
            <w:pPr>
              <w:keepNext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B939F57" wp14:editId="5912CFC6">
                  <wp:extent cx="2736000" cy="2126097"/>
                  <wp:effectExtent l="0" t="0" r="7620" b="7620"/>
                  <wp:docPr id="314651830" name="Picture 31465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16" t="24649" r="2486" b="2851"/>
                          <a:stretch/>
                        </pic:blipFill>
                        <pic:spPr bwMode="auto">
                          <a:xfrm>
                            <a:off x="0" y="0"/>
                            <a:ext cx="2736000" cy="2126097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8F01E2" w14:textId="55D21F18" w:rsidR="00170918" w:rsidRPr="00AA01DB" w:rsidRDefault="00170918" w:rsidP="001A1C4A">
            <w:pPr>
              <w:pStyle w:val="Legenda"/>
              <w:spacing w:after="0"/>
              <w:jc w:val="center"/>
              <w:rPr>
                <w:i w:val="0"/>
                <w:iCs w:val="0"/>
              </w:rPr>
            </w:pPr>
            <w:bookmarkStart w:id="30" w:name="_Toc193647171"/>
            <w:r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3</w:t>
            </w:r>
            <w:r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="00FA1401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3F1EC7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Target </w:t>
            </w:r>
            <w:r w:rsidR="00AA01DB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>a</w:t>
            </w:r>
            <w:r w:rsidR="003F1EC7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>ssi</w:t>
            </w:r>
            <w:r w:rsidR="00660216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>métrico</w:t>
            </w:r>
            <w:bookmarkEnd w:id="30"/>
          </w:p>
        </w:tc>
        <w:tc>
          <w:tcPr>
            <w:tcW w:w="2816" w:type="dxa"/>
          </w:tcPr>
          <w:p w14:paraId="77FE0B28" w14:textId="77777777" w:rsidR="00170918" w:rsidRPr="00AA01DB" w:rsidRDefault="00170918" w:rsidP="00170918">
            <w:pPr>
              <w:keepNext/>
              <w:spacing w:after="0" w:line="276" w:lineRule="auto"/>
              <w:ind w:firstLine="0"/>
              <w:jc w:val="center"/>
            </w:pPr>
            <w:r w:rsidRPr="00AA01DB">
              <w:rPr>
                <w:noProof/>
              </w:rPr>
              <w:drawing>
                <wp:inline distT="0" distB="0" distL="0" distR="0" wp14:anchorId="3B64921D" wp14:editId="686992C2">
                  <wp:extent cx="2736000" cy="2124090"/>
                  <wp:effectExtent l="0" t="0" r="7620" b="0"/>
                  <wp:docPr id="450955885" name="Picture 450955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6" t="31889" r="3006" b="2311"/>
                          <a:stretch/>
                        </pic:blipFill>
                        <pic:spPr bwMode="auto">
                          <a:xfrm>
                            <a:off x="0" y="0"/>
                            <a:ext cx="2736000" cy="212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4B7414" w14:textId="277B2BBF" w:rsidR="00170918" w:rsidRPr="00AA01DB" w:rsidRDefault="00170918" w:rsidP="00170918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bookmarkStart w:id="31" w:name="_Toc193647172"/>
            <w:r w:rsidRPr="00AA01DB">
              <w:rPr>
                <w:rFonts w:cs="Arial"/>
                <w:sz w:val="20"/>
                <w:szCs w:val="20"/>
              </w:rPr>
              <w:t xml:space="preserve">Figura </w:t>
            </w:r>
            <w:r w:rsidRPr="00AA01DB">
              <w:rPr>
                <w:rFonts w:cs="Arial"/>
                <w:sz w:val="20"/>
                <w:szCs w:val="20"/>
              </w:rPr>
              <w:fldChar w:fldCharType="begin"/>
            </w:r>
            <w:r w:rsidRPr="00AA01DB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AA01DB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4</w:t>
            </w:r>
            <w:r w:rsidRPr="00AA01DB">
              <w:rPr>
                <w:rFonts w:cs="Arial"/>
                <w:sz w:val="20"/>
                <w:szCs w:val="20"/>
              </w:rPr>
              <w:fldChar w:fldCharType="end"/>
            </w:r>
            <w:r w:rsidR="00873FA7" w:rsidRPr="00AA01DB">
              <w:rPr>
                <w:rFonts w:cs="Arial"/>
                <w:sz w:val="20"/>
                <w:szCs w:val="20"/>
              </w:rPr>
              <w:t xml:space="preserve"> </w:t>
            </w:r>
            <w:r w:rsidR="00B01AB6" w:rsidRPr="00AA01DB">
              <w:rPr>
                <w:rFonts w:cs="Arial"/>
                <w:sz w:val="20"/>
                <w:szCs w:val="20"/>
              </w:rPr>
              <w:t xml:space="preserve">Target </w:t>
            </w:r>
            <w:r w:rsidR="00AA01DB" w:rsidRPr="00AA01DB">
              <w:rPr>
                <w:rFonts w:cs="Arial"/>
                <w:sz w:val="20"/>
                <w:szCs w:val="20"/>
              </w:rPr>
              <w:t>r</w:t>
            </w:r>
            <w:r w:rsidR="00D57311" w:rsidRPr="00AA01DB">
              <w:rPr>
                <w:rFonts w:cs="Arial"/>
                <w:sz w:val="20"/>
                <w:szCs w:val="20"/>
              </w:rPr>
              <w:t xml:space="preserve">aiz </w:t>
            </w:r>
            <w:r w:rsidR="00AA01DB" w:rsidRPr="00AA01DB">
              <w:rPr>
                <w:rFonts w:cs="Arial"/>
                <w:sz w:val="20"/>
                <w:szCs w:val="20"/>
              </w:rPr>
              <w:t>q</w:t>
            </w:r>
            <w:r w:rsidR="00D57311" w:rsidRPr="00AA01DB">
              <w:rPr>
                <w:rFonts w:cs="Arial"/>
                <w:sz w:val="20"/>
                <w:szCs w:val="20"/>
              </w:rPr>
              <w:t>uadrada</w:t>
            </w:r>
            <w:bookmarkEnd w:id="31"/>
          </w:p>
        </w:tc>
      </w:tr>
    </w:tbl>
    <w:p w14:paraId="0A91D19B" w14:textId="01C364B5" w:rsidR="65D0BFA7" w:rsidRDefault="515D0AA5" w:rsidP="007B0EA0">
      <w:pPr>
        <w:spacing w:before="240" w:after="240"/>
        <w:ind w:firstLine="720"/>
        <w:rPr>
          <w:rFonts w:eastAsia="Arial" w:cs="Arial"/>
        </w:rPr>
      </w:pPr>
      <w:r w:rsidRPr="51FE6DA6">
        <w:rPr>
          <w:rFonts w:eastAsia="Arial" w:cs="Arial"/>
        </w:rPr>
        <w:t>Avaliamos</w:t>
      </w:r>
      <w:r w:rsidRPr="4635F03B">
        <w:rPr>
          <w:rFonts w:eastAsia="Arial" w:cs="Arial"/>
        </w:rPr>
        <w:t xml:space="preserve"> a</w:t>
      </w:r>
      <w:r w:rsidRPr="02F03010">
        <w:rPr>
          <w:rFonts w:eastAsia="Arial" w:cs="Arial"/>
        </w:rPr>
        <w:t xml:space="preserve"> </w:t>
      </w:r>
      <w:r w:rsidRPr="4BDC59B4">
        <w:rPr>
          <w:rFonts w:eastAsia="Arial" w:cs="Arial"/>
        </w:rPr>
        <w:t>presença de</w:t>
      </w:r>
      <w:r w:rsidRPr="5C821EC4">
        <w:rPr>
          <w:rFonts w:eastAsia="Arial" w:cs="Arial"/>
        </w:rPr>
        <w:t xml:space="preserve"> nulos na </w:t>
      </w:r>
      <w:r w:rsidRPr="783C09CD">
        <w:rPr>
          <w:rFonts w:eastAsia="Arial" w:cs="Arial"/>
        </w:rPr>
        <w:t xml:space="preserve">base. Não foram </w:t>
      </w:r>
      <w:r w:rsidRPr="22FA8C62">
        <w:rPr>
          <w:rFonts w:eastAsia="Arial" w:cs="Arial"/>
        </w:rPr>
        <w:t>encontrados</w:t>
      </w:r>
      <w:r w:rsidRPr="48CBDBAD">
        <w:rPr>
          <w:rFonts w:eastAsia="Arial" w:cs="Arial"/>
        </w:rPr>
        <w:t>,</w:t>
      </w:r>
      <w:r w:rsidRPr="63E634CE">
        <w:rPr>
          <w:rFonts w:eastAsia="Arial" w:cs="Arial"/>
        </w:rPr>
        <w:t xml:space="preserve"> de forma</w:t>
      </w:r>
      <w:r w:rsidR="0876AABA" w:rsidRPr="20689540">
        <w:rPr>
          <w:rFonts w:eastAsia="Arial" w:cs="Arial"/>
        </w:rPr>
        <w:t xml:space="preserve"> </w:t>
      </w:r>
      <w:r w:rsidR="0876AABA" w:rsidRPr="72FA2D5C">
        <w:rPr>
          <w:rFonts w:eastAsia="Arial" w:cs="Arial"/>
        </w:rPr>
        <w:t xml:space="preserve">que não foi </w:t>
      </w:r>
      <w:r w:rsidR="0876AABA" w:rsidRPr="7D1C11B4">
        <w:rPr>
          <w:rFonts w:eastAsia="Arial" w:cs="Arial"/>
        </w:rPr>
        <w:t xml:space="preserve">necessário </w:t>
      </w:r>
      <w:r w:rsidR="0876AABA" w:rsidRPr="6B2E35B8">
        <w:rPr>
          <w:rFonts w:eastAsia="Arial" w:cs="Arial"/>
        </w:rPr>
        <w:t>tratamento.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4A645D" w14:paraId="625EAE38" w14:textId="77777777" w:rsidTr="00DB7ADC">
        <w:tc>
          <w:tcPr>
            <w:tcW w:w="9061" w:type="dxa"/>
          </w:tcPr>
          <w:p w14:paraId="08DBF4E3" w14:textId="77777777" w:rsidR="00883932" w:rsidRDefault="004A645D" w:rsidP="00567640">
            <w:pPr>
              <w:keepNext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48EE63" wp14:editId="43D7C92F">
                  <wp:extent cx="4325816" cy="2109283"/>
                  <wp:effectExtent l="0" t="0" r="0" b="5715"/>
                  <wp:docPr id="2035707354" name="Picture 2035707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816" cy="210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AA091" w14:textId="70B65407" w:rsidR="004A645D" w:rsidRDefault="00883932" w:rsidP="00EB33BA">
            <w:pPr>
              <w:pStyle w:val="Legenda"/>
              <w:spacing w:after="0"/>
              <w:jc w:val="center"/>
              <w:rPr>
                <w:rFonts w:eastAsia="Arial" w:cs="Arial"/>
              </w:rPr>
            </w:pPr>
            <w:bookmarkStart w:id="32" w:name="_Toc193647173"/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5</w: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="00DE29AC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Base sem valores nulos</w:t>
            </w:r>
            <w:bookmarkEnd w:id="32"/>
          </w:p>
        </w:tc>
      </w:tr>
    </w:tbl>
    <w:p w14:paraId="5B324342" w14:textId="11CCCDCB" w:rsidR="65D0BFA7" w:rsidRDefault="0876AABA" w:rsidP="007B0EA0">
      <w:pPr>
        <w:spacing w:before="240" w:after="240"/>
        <w:ind w:firstLine="720"/>
        <w:rPr>
          <w:rFonts w:eastAsia="Arial" w:cs="Arial"/>
        </w:rPr>
      </w:pPr>
      <w:r w:rsidRPr="2C8B828C">
        <w:rPr>
          <w:rFonts w:eastAsia="Arial" w:cs="Arial"/>
        </w:rPr>
        <w:t xml:space="preserve">Na </w:t>
      </w:r>
      <w:r w:rsidRPr="267DD602">
        <w:rPr>
          <w:rFonts w:eastAsia="Arial" w:cs="Arial"/>
        </w:rPr>
        <w:t>variável</w:t>
      </w:r>
      <w:r w:rsidRPr="2C8B828C">
        <w:rPr>
          <w:rFonts w:eastAsia="Arial" w:cs="Arial"/>
        </w:rPr>
        <w:t xml:space="preserve"> </w:t>
      </w:r>
      <w:r w:rsidRPr="698B91F3">
        <w:rPr>
          <w:rFonts w:eastAsia="Arial" w:cs="Arial"/>
          <w:b/>
          <w:noProof/>
        </w:rPr>
        <w:t>estado_civil</w:t>
      </w:r>
      <w:r w:rsidR="04948ECD" w:rsidRPr="0CE56819">
        <w:rPr>
          <w:rFonts w:eastAsia="Arial" w:cs="Arial"/>
          <w:b/>
          <w:bCs/>
        </w:rPr>
        <w:t>,</w:t>
      </w:r>
      <w:r w:rsidRPr="698B91F3">
        <w:rPr>
          <w:rFonts w:eastAsia="Arial" w:cs="Arial"/>
          <w:b/>
          <w:bCs/>
        </w:rPr>
        <w:t xml:space="preserve"> </w:t>
      </w:r>
      <w:r w:rsidR="04948ECD" w:rsidRPr="69BCE031">
        <w:rPr>
          <w:rFonts w:eastAsia="Arial" w:cs="Arial"/>
        </w:rPr>
        <w:t>contudo</w:t>
      </w:r>
      <w:r w:rsidR="04948ECD" w:rsidRPr="47260F1B">
        <w:rPr>
          <w:rFonts w:eastAsia="Arial" w:cs="Arial"/>
          <w:b/>
          <w:bCs/>
        </w:rPr>
        <w:t xml:space="preserve">, </w:t>
      </w:r>
      <w:r w:rsidR="20694CC7" w:rsidRPr="59DD6D74">
        <w:rPr>
          <w:rFonts w:eastAsia="Arial" w:cs="Arial"/>
        </w:rPr>
        <w:t xml:space="preserve">detectamos a </w:t>
      </w:r>
      <w:r w:rsidR="20694CC7" w:rsidRPr="7BBC18D1">
        <w:rPr>
          <w:rFonts w:eastAsia="Arial" w:cs="Arial"/>
        </w:rPr>
        <w:t xml:space="preserve">presença de </w:t>
      </w:r>
      <w:r w:rsidR="20694CC7" w:rsidRPr="2EC06EC5">
        <w:rPr>
          <w:rFonts w:eastAsia="Arial" w:cs="Arial"/>
        </w:rPr>
        <w:t xml:space="preserve">valor não </w:t>
      </w:r>
      <w:r w:rsidR="20694CC7" w:rsidRPr="625E651E">
        <w:rPr>
          <w:rFonts w:eastAsia="Arial" w:cs="Arial"/>
        </w:rPr>
        <w:t xml:space="preserve">informado </w:t>
      </w:r>
      <w:r w:rsidR="20694CC7" w:rsidRPr="577DE049">
        <w:rPr>
          <w:rFonts w:eastAsia="Arial" w:cs="Arial"/>
        </w:rPr>
        <w:t>(“</w:t>
      </w:r>
      <w:r w:rsidR="20694CC7" w:rsidRPr="01746BCF">
        <w:rPr>
          <w:rFonts w:eastAsia="Arial" w:cs="Arial"/>
        </w:rPr>
        <w:t>na</w:t>
      </w:r>
      <w:r w:rsidR="20694CC7" w:rsidRPr="5ADC9A7C">
        <w:rPr>
          <w:rFonts w:eastAsia="Arial" w:cs="Arial"/>
        </w:rPr>
        <w:t>”)</w:t>
      </w:r>
      <w:r w:rsidR="4E972E32" w:rsidRPr="5ADC9A7C">
        <w:rPr>
          <w:rFonts w:eastAsia="Arial" w:cs="Arial"/>
        </w:rPr>
        <w:t>. Optamos por substituí</w:t>
      </w:r>
      <w:r w:rsidR="0098692A" w:rsidRPr="5984F667">
        <w:rPr>
          <w:rFonts w:eastAsia="Arial" w:cs="Arial"/>
        </w:rPr>
        <w:t>-</w:t>
      </w:r>
      <w:r w:rsidR="0098692A">
        <w:rPr>
          <w:rFonts w:eastAsia="Arial" w:cs="Arial"/>
        </w:rPr>
        <w:t xml:space="preserve">lo </w:t>
      </w:r>
      <w:r w:rsidR="4E972E32" w:rsidRPr="5ADC9A7C">
        <w:rPr>
          <w:rFonts w:eastAsia="Arial" w:cs="Arial"/>
        </w:rPr>
        <w:t>por</w:t>
      </w:r>
      <w:r w:rsidR="008A20E7">
        <w:rPr>
          <w:rFonts w:eastAsia="Arial" w:cs="Arial"/>
        </w:rPr>
        <w:t xml:space="preserve"> “solteiro</w:t>
      </w:r>
      <w:r w:rsidR="008A20E7" w:rsidRPr="5ADC9A7C">
        <w:rPr>
          <w:rFonts w:eastAsia="Arial" w:cs="Arial"/>
        </w:rPr>
        <w:t>”</w:t>
      </w:r>
      <w:r w:rsidR="2A20B586" w:rsidRPr="5ADC9A7C">
        <w:rPr>
          <w:rFonts w:eastAsia="Arial" w:cs="Arial"/>
        </w:rPr>
        <w:t>, por ser o valor mais frequente na amostra</w:t>
      </w:r>
      <w:r w:rsidR="248C40FC" w:rsidRPr="5ADC9A7C">
        <w:rPr>
          <w:rFonts w:eastAsia="Arial" w:cs="Arial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E01FDD" w14:paraId="1BACFC08" w14:textId="77777777" w:rsidTr="00DB7ADC">
        <w:tc>
          <w:tcPr>
            <w:tcW w:w="9061" w:type="dxa"/>
          </w:tcPr>
          <w:p w14:paraId="2F32CF12" w14:textId="77777777" w:rsidR="00075F3E" w:rsidRDefault="00075F3E" w:rsidP="002443C6">
            <w:pPr>
              <w:keepNext/>
              <w:spacing w:after="0" w:line="276" w:lineRule="auto"/>
              <w:ind w:firstLine="0"/>
              <w:jc w:val="center"/>
            </w:pPr>
            <w:r w:rsidRPr="00075F3E">
              <w:rPr>
                <w:rFonts w:eastAsia="Arial" w:cs="Arial"/>
              </w:rPr>
              <w:drawing>
                <wp:inline distT="0" distB="0" distL="0" distR="0" wp14:anchorId="6689A583" wp14:editId="235B5175">
                  <wp:extent cx="5630431" cy="1758461"/>
                  <wp:effectExtent l="0" t="0" r="8890" b="0"/>
                  <wp:docPr id="6032898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898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650" cy="177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BCBF9" w14:textId="3765A2A9" w:rsidR="00E01FDD" w:rsidRPr="002443C6" w:rsidRDefault="00075F3E" w:rsidP="002443C6">
            <w:pPr>
              <w:pStyle w:val="Legenda"/>
              <w:spacing w:after="0"/>
              <w:jc w:val="center"/>
              <w:rPr>
                <w:rFonts w:eastAsia="Arial" w:cs="Arial"/>
                <w:i w:val="0"/>
                <w:iCs w:val="0"/>
              </w:rPr>
            </w:pPr>
            <w:bookmarkStart w:id="33" w:name="_Toc193647174"/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Figura </w:t>
            </w:r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instrText xml:space="preserve"> SEQ Figura \* ARABIC </w:instrText>
            </w:r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000000" w:themeColor="text1"/>
                <w:sz w:val="20"/>
                <w:szCs w:val="20"/>
              </w:rPr>
              <w:t>6</w:t>
            </w:r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r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="008A20E7"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Estado </w:t>
            </w:r>
            <w:r w:rsidR="002443C6"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t>civil ‘na’</w:t>
            </w:r>
            <w:bookmarkEnd w:id="33"/>
          </w:p>
        </w:tc>
      </w:tr>
    </w:tbl>
    <w:p w14:paraId="6F15B307" w14:textId="55D9AC17" w:rsidR="6FFE84F6" w:rsidRDefault="2AFB4C6A" w:rsidP="007B0EA0">
      <w:pPr>
        <w:spacing w:before="240" w:after="240"/>
        <w:ind w:firstLine="720"/>
        <w:rPr>
          <w:rFonts w:eastAsia="Arial" w:cs="Arial"/>
        </w:rPr>
      </w:pPr>
      <w:r w:rsidRPr="4E61BD15">
        <w:rPr>
          <w:rFonts w:eastAsia="Arial" w:cs="Arial"/>
        </w:rPr>
        <w:t xml:space="preserve">Criamos </w:t>
      </w:r>
      <w:r w:rsidRPr="66CEB4DF">
        <w:rPr>
          <w:rFonts w:eastAsia="Arial" w:cs="Arial"/>
        </w:rPr>
        <w:t>histogramas</w:t>
      </w:r>
      <w:r w:rsidRPr="4E61BD15">
        <w:rPr>
          <w:rFonts w:eastAsia="Arial" w:cs="Arial"/>
        </w:rPr>
        <w:t xml:space="preserve"> </w:t>
      </w:r>
      <w:r w:rsidRPr="3410D65C">
        <w:rPr>
          <w:rFonts w:eastAsia="Arial" w:cs="Arial"/>
        </w:rPr>
        <w:t xml:space="preserve">das </w:t>
      </w:r>
      <w:r w:rsidRPr="15CE9C1F">
        <w:rPr>
          <w:rFonts w:eastAsia="Arial" w:cs="Arial"/>
        </w:rPr>
        <w:t>variáveis</w:t>
      </w:r>
      <w:r w:rsidRPr="3410D65C">
        <w:rPr>
          <w:rFonts w:eastAsia="Arial" w:cs="Arial"/>
        </w:rPr>
        <w:t xml:space="preserve"> </w:t>
      </w:r>
      <w:r w:rsidRPr="7E1B5F53">
        <w:rPr>
          <w:rFonts w:eastAsia="Arial" w:cs="Arial"/>
        </w:rPr>
        <w:t>quantitativas</w:t>
      </w:r>
      <w:r w:rsidRPr="0287AA11">
        <w:rPr>
          <w:rFonts w:eastAsia="Arial" w:cs="Arial"/>
        </w:rPr>
        <w:t xml:space="preserve"> </w:t>
      </w:r>
      <w:r w:rsidRPr="3AC790EE">
        <w:rPr>
          <w:rFonts w:eastAsia="Arial" w:cs="Arial"/>
        </w:rPr>
        <w:t>a fim</w:t>
      </w:r>
      <w:r w:rsidRPr="4FE4ED51">
        <w:rPr>
          <w:rFonts w:eastAsia="Arial" w:cs="Arial"/>
        </w:rPr>
        <w:t xml:space="preserve"> de entender </w:t>
      </w:r>
      <w:r w:rsidRPr="245794D7">
        <w:rPr>
          <w:rFonts w:eastAsia="Arial" w:cs="Arial"/>
        </w:rPr>
        <w:t xml:space="preserve">a </w:t>
      </w:r>
      <w:r w:rsidRPr="2187AB4F">
        <w:rPr>
          <w:rFonts w:eastAsia="Arial" w:cs="Arial"/>
        </w:rPr>
        <w:t>distribuição da amostra.</w:t>
      </w:r>
      <w:r w:rsidRPr="258F78E0">
        <w:rPr>
          <w:rFonts w:eastAsia="Arial" w:cs="Arial"/>
        </w:rPr>
        <w:t xml:space="preserve"> </w:t>
      </w:r>
      <w:r w:rsidRPr="62B2013A">
        <w:rPr>
          <w:rFonts w:eastAsia="Arial" w:cs="Arial"/>
        </w:rPr>
        <w:t xml:space="preserve">Aqui identificamos que a </w:t>
      </w:r>
      <w:r w:rsidRPr="3C4BB594">
        <w:rPr>
          <w:rFonts w:eastAsia="Arial" w:cs="Arial"/>
        </w:rPr>
        <w:t>variável</w:t>
      </w:r>
      <w:r w:rsidRPr="3180BED2">
        <w:rPr>
          <w:rFonts w:eastAsia="Arial" w:cs="Arial"/>
        </w:rPr>
        <w:t xml:space="preserve"> </w:t>
      </w:r>
      <w:r w:rsidRPr="454531CC">
        <w:rPr>
          <w:rFonts w:eastAsia="Arial" w:cs="Arial"/>
          <w:b/>
        </w:rPr>
        <w:t xml:space="preserve">trabalha </w:t>
      </w:r>
      <w:r w:rsidRPr="24346221">
        <w:rPr>
          <w:rFonts w:eastAsia="Arial" w:cs="Arial"/>
        </w:rPr>
        <w:t xml:space="preserve">trata-se </w:t>
      </w:r>
      <w:r w:rsidRPr="584BD1F2">
        <w:rPr>
          <w:rFonts w:eastAsia="Arial" w:cs="Arial"/>
        </w:rPr>
        <w:t xml:space="preserve">na verdade </w:t>
      </w:r>
      <w:r w:rsidRPr="3B046D55">
        <w:rPr>
          <w:rFonts w:eastAsia="Arial" w:cs="Arial"/>
        </w:rPr>
        <w:t xml:space="preserve">de uma </w:t>
      </w:r>
      <w:r w:rsidRPr="609D26A7">
        <w:rPr>
          <w:rFonts w:eastAsia="Arial" w:cs="Arial"/>
        </w:rPr>
        <w:t xml:space="preserve">variável </w:t>
      </w:r>
      <w:r w:rsidRPr="3C4BB594">
        <w:rPr>
          <w:rFonts w:eastAsia="Arial" w:cs="Arial"/>
        </w:rPr>
        <w:t>categórica</w:t>
      </w:r>
      <w:r w:rsidR="509963FC" w:rsidRPr="0330EB46">
        <w:rPr>
          <w:rFonts w:eastAsia="Arial" w:cs="Arial"/>
        </w:rPr>
        <w:t>, mesmo sendo</w:t>
      </w:r>
      <w:r w:rsidR="509963FC" w:rsidRPr="77FA73B6">
        <w:rPr>
          <w:rFonts w:eastAsia="Arial" w:cs="Arial"/>
        </w:rPr>
        <w:t xml:space="preserve"> </w:t>
      </w:r>
      <w:r w:rsidR="509963FC" w:rsidRPr="4A39161C">
        <w:rPr>
          <w:rFonts w:eastAsia="Arial" w:cs="Arial"/>
        </w:rPr>
        <w:t>numérica</w:t>
      </w:r>
      <w:r w:rsidRPr="3C4BB594">
        <w:rPr>
          <w:rFonts w:eastAsia="Arial" w:cs="Arial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A51D5" w14:paraId="22F32F74" w14:textId="77777777" w:rsidTr="00DB7ADC">
        <w:tc>
          <w:tcPr>
            <w:tcW w:w="9061" w:type="dxa"/>
          </w:tcPr>
          <w:p w14:paraId="0E8C8CC6" w14:textId="76303251" w:rsidR="00883932" w:rsidRPr="00A96A5E" w:rsidRDefault="00C82929" w:rsidP="00C82929">
            <w:pPr>
              <w:keepNext/>
              <w:spacing w:after="0" w:line="276" w:lineRule="auto"/>
              <w:ind w:firstLine="0"/>
              <w:jc w:val="center"/>
              <w:rPr>
                <w:lang w:val="en-US"/>
              </w:rPr>
            </w:pPr>
            <w:r w:rsidRPr="00C82929">
              <w:rPr>
                <w:lang w:val="en-US"/>
              </w:rPr>
              <w:drawing>
                <wp:inline distT="0" distB="0" distL="0" distR="0" wp14:anchorId="2EE63969" wp14:editId="087C83C4">
                  <wp:extent cx="5640671" cy="6670431"/>
                  <wp:effectExtent l="0" t="0" r="0" b="0"/>
                  <wp:docPr id="175194020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517" cy="667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BFFDA" w14:textId="7E69D59D" w:rsidR="00CA51D5" w:rsidRDefault="00883932" w:rsidP="00AA01DB">
            <w:pPr>
              <w:pStyle w:val="Legenda"/>
              <w:spacing w:after="0"/>
              <w:jc w:val="center"/>
              <w:rPr>
                <w:rFonts w:eastAsia="Arial" w:cs="Arial"/>
              </w:rPr>
            </w:pPr>
            <w:bookmarkStart w:id="34" w:name="_Toc193647175"/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7</w:t>
            </w:r>
            <w:r w:rsidRPr="003C6FF7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H</w:t>
            </w:r>
            <w:r w:rsidR="00AA01DB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istogramas </w:t>
            </w:r>
            <w:r w:rsid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>v</w:t>
            </w:r>
            <w:r w:rsidR="00AA01DB" w:rsidRPr="00AA01D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>ariáveis quantitativas</w:t>
            </w:r>
            <w:bookmarkEnd w:id="34"/>
          </w:p>
        </w:tc>
      </w:tr>
    </w:tbl>
    <w:p w14:paraId="2919635B" w14:textId="60758F63" w:rsidR="65D0BFA7" w:rsidRDefault="526B7054" w:rsidP="009C0015">
      <w:pPr>
        <w:spacing w:before="240" w:after="240"/>
        <w:ind w:firstLine="720"/>
        <w:rPr>
          <w:rFonts w:eastAsia="Arial" w:cs="Arial"/>
        </w:rPr>
      </w:pPr>
      <w:r w:rsidRPr="08C5FDA6">
        <w:rPr>
          <w:rFonts w:eastAsia="Arial" w:cs="Arial"/>
        </w:rPr>
        <w:t xml:space="preserve">A seguir </w:t>
      </w:r>
      <w:r w:rsidRPr="63CF4210">
        <w:rPr>
          <w:rFonts w:eastAsia="Arial" w:cs="Arial"/>
        </w:rPr>
        <w:t xml:space="preserve">criamos </w:t>
      </w:r>
      <w:r w:rsidRPr="10706481">
        <w:rPr>
          <w:rFonts w:eastAsia="Arial" w:cs="Arial"/>
        </w:rPr>
        <w:t>gráficos</w:t>
      </w:r>
      <w:r w:rsidRPr="23477758">
        <w:rPr>
          <w:rFonts w:eastAsia="Arial" w:cs="Arial"/>
        </w:rPr>
        <w:t xml:space="preserve"> de </w:t>
      </w:r>
      <w:r w:rsidRPr="00131C78">
        <w:rPr>
          <w:rFonts w:eastAsia="Arial" w:cs="Arial"/>
          <w:i/>
          <w:iCs/>
          <w:lang w:val="en-US"/>
        </w:rPr>
        <w:t>boxplot</w:t>
      </w:r>
      <w:r w:rsidRPr="6BF6C1B4">
        <w:rPr>
          <w:rFonts w:eastAsia="Arial" w:cs="Arial"/>
        </w:rPr>
        <w:t xml:space="preserve"> para </w:t>
      </w:r>
      <w:r w:rsidR="12273D0F" w:rsidRPr="6170CA78">
        <w:rPr>
          <w:rFonts w:eastAsia="Arial" w:cs="Arial"/>
        </w:rPr>
        <w:t>detectar a presença de</w:t>
      </w:r>
      <w:r w:rsidRPr="08DA2D58">
        <w:rPr>
          <w:rFonts w:eastAsia="Arial" w:cs="Arial"/>
        </w:rPr>
        <w:t xml:space="preserve"> </w:t>
      </w:r>
      <w:r w:rsidRPr="053128CB">
        <w:rPr>
          <w:rFonts w:eastAsia="Arial" w:cs="Arial"/>
        </w:rPr>
        <w:t xml:space="preserve">outliers </w:t>
      </w:r>
      <w:r w:rsidRPr="552815CC">
        <w:rPr>
          <w:rFonts w:eastAsia="Arial" w:cs="Arial"/>
        </w:rPr>
        <w:t xml:space="preserve">significativos nos dados </w:t>
      </w:r>
      <w:r w:rsidRPr="3872C94E">
        <w:rPr>
          <w:rFonts w:eastAsia="Arial" w:cs="Arial"/>
        </w:rPr>
        <w:t>da amostra.</w:t>
      </w:r>
      <w:r w:rsidRPr="4F2BC688">
        <w:rPr>
          <w:rFonts w:eastAsia="Arial" w:cs="Arial"/>
        </w:rPr>
        <w:t xml:space="preserve"> </w:t>
      </w:r>
      <w:r w:rsidRPr="40191CFC">
        <w:rPr>
          <w:rFonts w:eastAsia="Arial" w:cs="Arial"/>
        </w:rPr>
        <w:t>A variável</w:t>
      </w:r>
      <w:r w:rsidRPr="6837C5BD">
        <w:rPr>
          <w:rFonts w:eastAsia="Arial" w:cs="Arial"/>
        </w:rPr>
        <w:t xml:space="preserve"> </w:t>
      </w:r>
      <w:r w:rsidRPr="6653A40B">
        <w:rPr>
          <w:rFonts w:eastAsia="Arial" w:cs="Arial"/>
          <w:b/>
          <w:noProof/>
        </w:rPr>
        <w:t>vl_imovel_em_mil</w:t>
      </w:r>
      <w:r w:rsidRPr="6837C5BD">
        <w:rPr>
          <w:rFonts w:eastAsia="Arial" w:cs="Arial"/>
        </w:rPr>
        <w:t xml:space="preserve"> </w:t>
      </w:r>
      <w:r w:rsidRPr="6170CA78">
        <w:rPr>
          <w:rFonts w:eastAsia="Arial" w:cs="Arial"/>
        </w:rPr>
        <w:t>cham</w:t>
      </w:r>
      <w:r w:rsidR="51D926EB" w:rsidRPr="6170CA78">
        <w:rPr>
          <w:rFonts w:eastAsia="Arial" w:cs="Arial"/>
        </w:rPr>
        <w:t>ou</w:t>
      </w:r>
      <w:r w:rsidRPr="6837C5BD">
        <w:rPr>
          <w:rFonts w:eastAsia="Arial" w:cs="Arial"/>
        </w:rPr>
        <w:t xml:space="preserve"> atenção </w:t>
      </w:r>
      <w:r w:rsidR="563A56CB" w:rsidRPr="6170CA78">
        <w:rPr>
          <w:rFonts w:eastAsia="Arial" w:cs="Arial"/>
        </w:rPr>
        <w:t>n</w:t>
      </w:r>
      <w:r w:rsidRPr="6170CA78">
        <w:rPr>
          <w:rFonts w:eastAsia="Arial" w:cs="Arial"/>
        </w:rPr>
        <w:t>a</w:t>
      </w:r>
      <w:r w:rsidRPr="6837C5BD">
        <w:rPr>
          <w:rFonts w:eastAsia="Arial" w:cs="Arial"/>
        </w:rPr>
        <w:t xml:space="preserve"> </w:t>
      </w:r>
      <w:r w:rsidRPr="464025D9">
        <w:rPr>
          <w:rFonts w:eastAsia="Arial" w:cs="Arial"/>
        </w:rPr>
        <w:t>base</w:t>
      </w:r>
      <w:r w:rsidR="6B3203AB" w:rsidRPr="53A77072">
        <w:rPr>
          <w:rFonts w:eastAsia="Arial" w:cs="Arial"/>
        </w:rPr>
        <w:t>,</w:t>
      </w:r>
      <w:r w:rsidR="6B3203AB" w:rsidRPr="1A3C747B">
        <w:rPr>
          <w:rFonts w:eastAsia="Arial" w:cs="Arial"/>
        </w:rPr>
        <w:t xml:space="preserve"> pois muitos de </w:t>
      </w:r>
      <w:r w:rsidR="6B3203AB" w:rsidRPr="3A656895">
        <w:rPr>
          <w:rFonts w:eastAsia="Arial" w:cs="Arial"/>
        </w:rPr>
        <w:t>seus valores são</w:t>
      </w:r>
      <w:r w:rsidR="6B3203AB" w:rsidRPr="7B14D808">
        <w:rPr>
          <w:rFonts w:eastAsia="Arial" w:cs="Arial"/>
        </w:rPr>
        <w:t xml:space="preserve"> zero.</w:t>
      </w:r>
      <w:r w:rsidR="6B3203AB" w:rsidRPr="35BDCAD1">
        <w:rPr>
          <w:rFonts w:eastAsia="Arial" w:cs="Arial"/>
        </w:rPr>
        <w:t xml:space="preserve"> </w:t>
      </w:r>
      <w:r w:rsidR="22EB5749" w:rsidRPr="5499B114">
        <w:rPr>
          <w:rFonts w:eastAsia="Arial" w:cs="Arial"/>
        </w:rPr>
        <w:t xml:space="preserve">Optamos por não </w:t>
      </w:r>
      <w:r w:rsidR="00AD27C5" w:rsidRPr="5499B114">
        <w:rPr>
          <w:rFonts w:eastAsia="Arial" w:cs="Arial"/>
        </w:rPr>
        <w:t>os remover</w:t>
      </w:r>
      <w:r w:rsidR="00E07F1D">
        <w:rPr>
          <w:rFonts w:eastAsia="Arial" w:cs="Arial"/>
        </w:rPr>
        <w:t>,</w:t>
      </w:r>
      <w:r w:rsidR="11872C4F" w:rsidRPr="6170CA78">
        <w:rPr>
          <w:rFonts w:eastAsia="Arial" w:cs="Arial"/>
        </w:rPr>
        <w:t xml:space="preserve"> uma vez que</w:t>
      </w:r>
      <w:r w:rsidR="22EB5749" w:rsidRPr="5499B114">
        <w:rPr>
          <w:rFonts w:eastAsia="Arial" w:cs="Arial"/>
        </w:rPr>
        <w:t xml:space="preserve"> </w:t>
      </w:r>
      <w:r w:rsidR="14AA6DCD" w:rsidRPr="30B934C2">
        <w:rPr>
          <w:rFonts w:eastAsia="Arial" w:cs="Arial"/>
        </w:rPr>
        <w:t xml:space="preserve">se </w:t>
      </w:r>
      <w:r w:rsidR="22EB5749" w:rsidRPr="5626D063">
        <w:rPr>
          <w:rFonts w:eastAsia="Arial" w:cs="Arial"/>
        </w:rPr>
        <w:t>trata</w:t>
      </w:r>
      <w:r w:rsidR="22EB5749" w:rsidRPr="5499B114">
        <w:rPr>
          <w:rFonts w:eastAsia="Arial" w:cs="Arial"/>
        </w:rPr>
        <w:t xml:space="preserve"> de um </w:t>
      </w:r>
      <w:r w:rsidR="22EB5749" w:rsidRPr="2D839CEC">
        <w:rPr>
          <w:rFonts w:eastAsia="Arial" w:cs="Arial"/>
        </w:rPr>
        <w:t>público</w:t>
      </w:r>
      <w:r w:rsidR="22EB5749" w:rsidRPr="5499B114">
        <w:rPr>
          <w:rFonts w:eastAsia="Arial" w:cs="Arial"/>
        </w:rPr>
        <w:t xml:space="preserve"> específico de pessoas sem casa </w:t>
      </w:r>
      <w:r w:rsidR="22EB5749" w:rsidRPr="6F035023">
        <w:rPr>
          <w:rFonts w:eastAsia="Arial" w:cs="Arial"/>
        </w:rPr>
        <w:t>própria</w:t>
      </w:r>
      <w:r w:rsidR="00B67810">
        <w:rPr>
          <w:rFonts w:eastAsia="Arial" w:cs="Arial"/>
        </w:rPr>
        <w:t>. R</w:t>
      </w:r>
      <w:r w:rsidR="079E3B4F" w:rsidRPr="25CF9212">
        <w:rPr>
          <w:rFonts w:eastAsia="Arial" w:cs="Arial"/>
        </w:rPr>
        <w:t xml:space="preserve">ealizamos </w:t>
      </w:r>
      <w:r w:rsidR="079E3B4F" w:rsidRPr="3FE9AD31">
        <w:rPr>
          <w:rFonts w:eastAsia="Arial" w:cs="Arial"/>
        </w:rPr>
        <w:t>um teste</w:t>
      </w:r>
      <w:r w:rsidR="079E3B4F" w:rsidRPr="50AE1950">
        <w:rPr>
          <w:rFonts w:eastAsia="Arial" w:cs="Arial"/>
        </w:rPr>
        <w:t xml:space="preserve"> </w:t>
      </w:r>
      <w:r w:rsidR="079E3B4F" w:rsidRPr="72D3C060">
        <w:rPr>
          <w:rFonts w:eastAsia="Arial" w:cs="Arial"/>
        </w:rPr>
        <w:t xml:space="preserve">no </w:t>
      </w:r>
      <w:r w:rsidR="079E3B4F" w:rsidRPr="3F21F7D3">
        <w:rPr>
          <w:rFonts w:eastAsia="Arial" w:cs="Arial"/>
        </w:rPr>
        <w:t>modelo</w:t>
      </w:r>
      <w:r w:rsidR="079E3B4F" w:rsidRPr="0D583223">
        <w:rPr>
          <w:rFonts w:eastAsia="Arial" w:cs="Arial"/>
        </w:rPr>
        <w:t xml:space="preserve"> </w:t>
      </w:r>
      <w:r w:rsidR="079E3B4F" w:rsidRPr="52AC54DE">
        <w:rPr>
          <w:rFonts w:eastAsia="Arial" w:cs="Arial"/>
        </w:rPr>
        <w:t>sem as linhas</w:t>
      </w:r>
      <w:r w:rsidR="46F57B18" w:rsidRPr="5C6CE54D">
        <w:rPr>
          <w:rFonts w:eastAsia="Arial" w:cs="Arial"/>
        </w:rPr>
        <w:t xml:space="preserve"> </w:t>
      </w:r>
      <w:r w:rsidR="46F57B18" w:rsidRPr="6902532C">
        <w:rPr>
          <w:rFonts w:eastAsia="Arial" w:cs="Arial"/>
        </w:rPr>
        <w:t xml:space="preserve">zeradas nesta </w:t>
      </w:r>
      <w:r w:rsidR="46F57B18" w:rsidRPr="3C85CE82">
        <w:rPr>
          <w:rFonts w:eastAsia="Arial" w:cs="Arial"/>
        </w:rPr>
        <w:t>variável</w:t>
      </w:r>
      <w:r w:rsidR="46F57B18" w:rsidRPr="54016A7B">
        <w:rPr>
          <w:rFonts w:eastAsia="Arial" w:cs="Arial"/>
        </w:rPr>
        <w:t xml:space="preserve"> e a </w:t>
      </w:r>
      <w:r w:rsidR="59829DA4" w:rsidRPr="3256A3FA">
        <w:rPr>
          <w:rFonts w:eastAsia="Arial" w:cs="Arial"/>
        </w:rPr>
        <w:t>a</w:t>
      </w:r>
      <w:r w:rsidR="46F57B18" w:rsidRPr="3256A3FA">
        <w:rPr>
          <w:rFonts w:eastAsia="Arial" w:cs="Arial"/>
        </w:rPr>
        <w:t>curácia do</w:t>
      </w:r>
      <w:r w:rsidR="46F57B18" w:rsidRPr="515D9B49">
        <w:rPr>
          <w:rFonts w:eastAsia="Arial" w:cs="Arial"/>
        </w:rPr>
        <w:t xml:space="preserve"> modelo </w:t>
      </w:r>
      <w:r w:rsidR="46F57B18" w:rsidRPr="1F27D5FB">
        <w:rPr>
          <w:rFonts w:eastAsia="Arial" w:cs="Arial"/>
        </w:rPr>
        <w:t xml:space="preserve">subiu </w:t>
      </w:r>
      <w:r w:rsidR="46F57B18" w:rsidRPr="3C85CE82">
        <w:rPr>
          <w:rFonts w:eastAsia="Arial" w:cs="Arial"/>
        </w:rPr>
        <w:t>substancialmente</w:t>
      </w:r>
      <w:r w:rsidR="46F57B18" w:rsidRPr="7BEB1D5E">
        <w:rPr>
          <w:rFonts w:eastAsia="Arial" w:cs="Arial"/>
        </w:rPr>
        <w:t xml:space="preserve">, porém entendemos que um modelo que não </w:t>
      </w:r>
      <w:r w:rsidR="46F57B18" w:rsidRPr="2E918F65">
        <w:rPr>
          <w:rFonts w:eastAsia="Arial" w:cs="Arial"/>
        </w:rPr>
        <w:t>prevê casos</w:t>
      </w:r>
      <w:r w:rsidR="46F57B18" w:rsidRPr="4C91DF35">
        <w:rPr>
          <w:rFonts w:eastAsia="Arial" w:cs="Arial"/>
        </w:rPr>
        <w:t xml:space="preserve"> de clientes </w:t>
      </w:r>
      <w:r w:rsidR="46F57B18" w:rsidRPr="15AAE826">
        <w:rPr>
          <w:rFonts w:eastAsia="Arial" w:cs="Arial"/>
        </w:rPr>
        <w:t xml:space="preserve">sem moradia não </w:t>
      </w:r>
      <w:r w:rsidR="46F57B18" w:rsidRPr="3A2BCBC3">
        <w:rPr>
          <w:rFonts w:eastAsia="Arial" w:cs="Arial"/>
        </w:rPr>
        <w:t xml:space="preserve">teria serventia para a </w:t>
      </w:r>
      <w:r w:rsidR="46F57B18" w:rsidRPr="611541F5">
        <w:rPr>
          <w:rFonts w:eastAsia="Arial" w:cs="Arial"/>
        </w:rPr>
        <w:t xml:space="preserve">Quantum </w:t>
      </w:r>
      <w:r w:rsidR="46F57B18" w:rsidRPr="00131C78">
        <w:rPr>
          <w:rFonts w:eastAsia="Arial" w:cs="Arial"/>
          <w:lang w:val="en-US"/>
        </w:rPr>
        <w:t>Finance</w:t>
      </w:r>
      <w:r w:rsidR="22EB5749" w:rsidRPr="23A4E2C2">
        <w:rPr>
          <w:rFonts w:eastAsia="Arial" w:cs="Arial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CA51D5" w14:paraId="6CD8A4F0" w14:textId="77777777" w:rsidTr="00DB7ADC">
        <w:tc>
          <w:tcPr>
            <w:tcW w:w="9061" w:type="dxa"/>
          </w:tcPr>
          <w:p w14:paraId="0BD1A60F" w14:textId="2684CB96" w:rsidR="00077EB7" w:rsidRPr="00077EB7" w:rsidRDefault="00077EB7" w:rsidP="00077EB7">
            <w:pPr>
              <w:keepNext/>
              <w:spacing w:after="0" w:line="276" w:lineRule="auto"/>
              <w:ind w:firstLine="0"/>
              <w:rPr>
                <w:lang w:val="en-US"/>
              </w:rPr>
            </w:pPr>
            <w:r w:rsidRPr="00077EB7">
              <w:rPr>
                <w:lang w:val="en-US"/>
              </w:rPr>
              <w:drawing>
                <wp:inline distT="0" distB="0" distL="0" distR="0" wp14:anchorId="7963FC44" wp14:editId="520AEEEB">
                  <wp:extent cx="5645115" cy="6746631"/>
                  <wp:effectExtent l="0" t="0" r="0" b="0"/>
                  <wp:docPr id="120183670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0535" cy="6753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29772" w14:textId="0948FA08" w:rsidR="00CA51D5" w:rsidRDefault="00F82489" w:rsidP="006D5D35">
            <w:pPr>
              <w:pStyle w:val="Legenda"/>
              <w:spacing w:after="0"/>
              <w:jc w:val="center"/>
              <w:rPr>
                <w:rFonts w:eastAsia="Arial" w:cs="Arial"/>
              </w:rPr>
            </w:pPr>
            <w:bookmarkStart w:id="35" w:name="_Toc193647176"/>
            <w:r w:rsidRPr="006D5D3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6D5D3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6D5D3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6D5D3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8</w:t>
            </w:r>
            <w:r w:rsidRPr="006D5D35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="0060656E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60656E" w:rsidRPr="00131C78">
              <w:rPr>
                <w:rFonts w:cs="Arial"/>
                <w:i w:val="0"/>
                <w:iCs w:val="0"/>
                <w:color w:val="auto"/>
                <w:sz w:val="20"/>
                <w:szCs w:val="20"/>
                <w:lang w:val="en-US"/>
              </w:rPr>
              <w:t>Boxplot</w:t>
            </w:r>
            <w:r w:rsidR="0060656E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para verificar outliers</w:t>
            </w:r>
            <w:bookmarkEnd w:id="35"/>
          </w:p>
        </w:tc>
      </w:tr>
    </w:tbl>
    <w:p w14:paraId="12A4DFF1" w14:textId="3F39355B" w:rsidR="62C87B3F" w:rsidRDefault="62C87B3F" w:rsidP="5CD032A1">
      <w:pPr>
        <w:spacing w:before="240" w:after="240"/>
        <w:rPr>
          <w:rFonts w:eastAsia="Arial" w:cs="Arial"/>
        </w:rPr>
      </w:pPr>
      <w:r w:rsidRPr="5CD032A1">
        <w:rPr>
          <w:rFonts w:eastAsia="Arial" w:cs="Arial"/>
        </w:rPr>
        <w:t xml:space="preserve">Para compreender melhor as diferenças entre os valores das variáveis categóricas, elaboramos gráficos </w:t>
      </w:r>
      <w:r w:rsidRPr="00131C78">
        <w:rPr>
          <w:rFonts w:eastAsia="Arial" w:cs="Arial"/>
          <w:i/>
          <w:iCs/>
          <w:lang w:val="en-US"/>
        </w:rPr>
        <w:t>boxplot</w:t>
      </w:r>
      <w:r w:rsidRPr="5CD032A1">
        <w:rPr>
          <w:rFonts w:eastAsia="Arial" w:cs="Arial"/>
          <w:i/>
          <w:iCs/>
        </w:rPr>
        <w:t xml:space="preserve"> </w:t>
      </w:r>
      <w:r w:rsidRPr="5CD032A1">
        <w:rPr>
          <w:rFonts w:eastAsia="Arial" w:cs="Arial"/>
        </w:rPr>
        <w:t xml:space="preserve">em relação à variável </w:t>
      </w:r>
      <w:r w:rsidRPr="5CD032A1">
        <w:rPr>
          <w:rFonts w:eastAsia="Arial" w:cs="Arial"/>
          <w:i/>
          <w:iCs/>
        </w:rPr>
        <w:t>target</w:t>
      </w:r>
      <w:r w:rsidRPr="5CD032A1">
        <w:rPr>
          <w:rFonts w:eastAsia="Arial" w:cs="Arial"/>
        </w:rPr>
        <w:t xml:space="preserve">. Essa análise revelou que os grupos da variável </w:t>
      </w:r>
      <w:r w:rsidRPr="5CD032A1">
        <w:rPr>
          <w:rFonts w:eastAsia="Arial" w:cs="Arial"/>
          <w:b/>
          <w:bCs/>
          <w:noProof/>
        </w:rPr>
        <w:t>estado_civil</w:t>
      </w:r>
      <w:r w:rsidRPr="5CD032A1">
        <w:rPr>
          <w:rFonts w:eastAsia="Arial" w:cs="Arial"/>
          <w:b/>
          <w:bCs/>
        </w:rPr>
        <w:t xml:space="preserve"> </w:t>
      </w:r>
      <w:r w:rsidRPr="5CD032A1">
        <w:rPr>
          <w:rFonts w:eastAsia="Arial" w:cs="Arial"/>
        </w:rPr>
        <w:t xml:space="preserve">apresentam pouca distinção entre si, indicando uma baixa contribuição na determinação do </w:t>
      </w:r>
      <w:r w:rsidRPr="5CD032A1">
        <w:rPr>
          <w:rFonts w:eastAsia="Arial" w:cs="Arial"/>
          <w:b/>
          <w:bCs/>
        </w:rPr>
        <w:t>SCORE_CREDITO</w:t>
      </w:r>
      <w:r w:rsidRPr="5CD032A1">
        <w:rPr>
          <w:rFonts w:eastAsia="Arial" w:cs="Arial"/>
        </w:rPr>
        <w:t xml:space="preserve">. Essa suposição foi posteriormente confirmada pelo teste de hipótese de relevância das variáveis, onde o </w:t>
      </w:r>
      <w:r w:rsidRPr="5CD032A1">
        <w:rPr>
          <w:rFonts w:eastAsia="Arial" w:cs="Arial"/>
          <w:i/>
          <w:iCs/>
        </w:rPr>
        <w:t>p-</w:t>
      </w:r>
      <w:r w:rsidRPr="00131C78">
        <w:rPr>
          <w:rFonts w:eastAsia="Arial" w:cs="Arial"/>
          <w:i/>
          <w:iCs/>
          <w:lang w:val="en-US"/>
        </w:rPr>
        <w:t>value</w:t>
      </w:r>
      <w:r w:rsidRPr="5CD032A1">
        <w:rPr>
          <w:rFonts w:eastAsia="Arial" w:cs="Arial"/>
        </w:rPr>
        <w:t xml:space="preserve"> indicou que </w:t>
      </w:r>
      <w:r w:rsidRPr="547D354B">
        <w:rPr>
          <w:rFonts w:eastAsia="Arial" w:cs="Arial"/>
          <w:b/>
          <w:noProof/>
        </w:rPr>
        <w:t>estado_civil</w:t>
      </w:r>
      <w:r w:rsidRPr="5CD032A1">
        <w:rPr>
          <w:rFonts w:eastAsia="Arial" w:cs="Arial"/>
        </w:rPr>
        <w:t xml:space="preserve"> não possui impacto significativo na análise.</w:t>
      </w:r>
    </w:p>
    <w:p w14:paraId="006146D7" w14:textId="306B71BC" w:rsidR="5CD032A1" w:rsidRPr="007A6691" w:rsidRDefault="62C87B3F" w:rsidP="007A6691">
      <w:pPr>
        <w:spacing w:before="240" w:after="240"/>
      </w:pPr>
      <w:r w:rsidRPr="5CD032A1">
        <w:rPr>
          <w:rFonts w:eastAsia="Arial" w:cs="Arial"/>
        </w:rPr>
        <w:t xml:space="preserve">Além disso, identificamos que a variável </w:t>
      </w:r>
      <w:r w:rsidRPr="4ECD9680">
        <w:rPr>
          <w:rFonts w:eastAsia="Arial" w:cs="Arial"/>
          <w:b/>
        </w:rPr>
        <w:t xml:space="preserve">escola </w:t>
      </w:r>
      <w:r w:rsidRPr="5CD032A1">
        <w:rPr>
          <w:rFonts w:eastAsia="Arial" w:cs="Arial"/>
        </w:rPr>
        <w:t>é uma variável categórica ordinal. Para adequá-la ao modelo, realizamos uma transformação para o formato numérico, garantindo sua correta interpretação na análise.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216"/>
      </w:tblGrid>
      <w:tr w:rsidR="0002237B" w14:paraId="7CCF61F4" w14:textId="2AD84C4B" w:rsidTr="00DB7ADC">
        <w:tc>
          <w:tcPr>
            <w:tcW w:w="5931" w:type="dxa"/>
          </w:tcPr>
          <w:p w14:paraId="0302A23A" w14:textId="77777777" w:rsidR="006B23C1" w:rsidRDefault="00C22BD5" w:rsidP="00C22BD5">
            <w:pPr>
              <w:keepNext/>
              <w:spacing w:after="0" w:line="276" w:lineRule="auto"/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A45F80" wp14:editId="3C7A0B30">
                  <wp:extent cx="2481590" cy="1872000"/>
                  <wp:effectExtent l="0" t="0" r="0" b="0"/>
                  <wp:docPr id="1169004425" name="Picture 1169004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9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FDF1E" w14:textId="2D22D968" w:rsidR="00C22BD5" w:rsidRDefault="00C22BD5" w:rsidP="00C22BD5">
            <w:pPr>
              <w:keepNext/>
              <w:spacing w:after="0" w:line="276" w:lineRule="auto"/>
              <w:ind w:firstLine="0"/>
              <w:jc w:val="center"/>
              <w:rPr>
                <w:rFonts w:eastAsia="Arial" w:cs="Arial"/>
              </w:rPr>
            </w:pPr>
            <w:bookmarkStart w:id="36" w:name="_Toc193647177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9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F929E0" w:rsidRPr="00E52C6F">
              <w:rPr>
                <w:rFonts w:cs="Arial"/>
                <w:sz w:val="20"/>
                <w:szCs w:val="20"/>
              </w:rPr>
              <w:t xml:space="preserve"> Sexo</w:t>
            </w:r>
            <w:bookmarkEnd w:id="36"/>
          </w:p>
        </w:tc>
        <w:tc>
          <w:tcPr>
            <w:tcW w:w="3130" w:type="dxa"/>
          </w:tcPr>
          <w:p w14:paraId="2B16000E" w14:textId="77777777" w:rsidR="00C22BD5" w:rsidRDefault="00C22BD5" w:rsidP="00567640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414472" wp14:editId="3318F851">
                  <wp:extent cx="2540258" cy="1872000"/>
                  <wp:effectExtent l="0" t="0" r="0" b="0"/>
                  <wp:docPr id="1191634525" name="Picture 1191634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258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39C28" w14:textId="78D81AD5" w:rsidR="00C22BD5" w:rsidRPr="005854DD" w:rsidRDefault="00C22BD5" w:rsidP="00567640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bookmarkStart w:id="37" w:name="_Toc193647178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10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F929E0" w:rsidRPr="00E52C6F">
              <w:rPr>
                <w:rFonts w:cs="Arial"/>
                <w:sz w:val="20"/>
                <w:szCs w:val="20"/>
              </w:rPr>
              <w:t xml:space="preserve"> </w:t>
            </w:r>
            <w:r w:rsidR="005854DD" w:rsidRPr="00E52C6F">
              <w:rPr>
                <w:rFonts w:cs="Arial"/>
                <w:sz w:val="20"/>
                <w:szCs w:val="20"/>
              </w:rPr>
              <w:t>Estado Civil</w:t>
            </w:r>
            <w:bookmarkEnd w:id="37"/>
          </w:p>
        </w:tc>
      </w:tr>
      <w:tr w:rsidR="00BE04A4" w14:paraId="55E8F685" w14:textId="77777777" w:rsidTr="00DB7ADC">
        <w:tc>
          <w:tcPr>
            <w:tcW w:w="5931" w:type="dxa"/>
          </w:tcPr>
          <w:p w14:paraId="192E4FFA" w14:textId="77777777" w:rsidR="00FE34F3" w:rsidRPr="00A70D65" w:rsidRDefault="00FE34F3" w:rsidP="005854DD">
            <w:pPr>
              <w:pStyle w:val="Legenda"/>
              <w:spacing w:after="0"/>
              <w:ind w:firstLine="0"/>
              <w:jc w:val="left"/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30" w:type="dxa"/>
          </w:tcPr>
          <w:p w14:paraId="20BEE1CB" w14:textId="77777777" w:rsidR="00FE34F3" w:rsidRDefault="00FE34F3" w:rsidP="005854DD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</w:p>
        </w:tc>
      </w:tr>
      <w:tr w:rsidR="0002237B" w14:paraId="160823A5" w14:textId="77777777" w:rsidTr="00DB7ADC">
        <w:tc>
          <w:tcPr>
            <w:tcW w:w="5931" w:type="dxa"/>
          </w:tcPr>
          <w:p w14:paraId="7C078298" w14:textId="77777777" w:rsidR="005854DD" w:rsidRPr="00A70D65" w:rsidRDefault="005854DD" w:rsidP="0002237B">
            <w:pPr>
              <w:pStyle w:val="Legenda"/>
              <w:spacing w:after="0"/>
              <w:ind w:firstLine="0"/>
              <w:jc w:val="center"/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</w:pPr>
            <w:r w:rsidRPr="00A70D65"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  <w:drawing>
                <wp:inline distT="0" distB="0" distL="0" distR="0" wp14:anchorId="31883DC7" wp14:editId="5B6DBCE2">
                  <wp:extent cx="2546275" cy="1872000"/>
                  <wp:effectExtent l="0" t="0" r="6985" b="0"/>
                  <wp:docPr id="2117727780" name="Picture 2117727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275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1569" w14:textId="7EF018D1" w:rsidR="005854DD" w:rsidRDefault="005854DD" w:rsidP="005854DD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bookmarkStart w:id="38" w:name="_Toc193647179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11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E52C6F">
              <w:rPr>
                <w:rFonts w:cs="Arial"/>
                <w:sz w:val="20"/>
                <w:szCs w:val="20"/>
              </w:rPr>
              <w:t xml:space="preserve"> Escolaridade</w:t>
            </w:r>
            <w:bookmarkEnd w:id="38"/>
          </w:p>
        </w:tc>
        <w:tc>
          <w:tcPr>
            <w:tcW w:w="3130" w:type="dxa"/>
          </w:tcPr>
          <w:p w14:paraId="2886DD47" w14:textId="77777777" w:rsidR="005854DD" w:rsidRDefault="005854DD" w:rsidP="005854DD">
            <w:pPr>
              <w:keepNext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53F66EA" wp14:editId="741CFEF1">
                  <wp:extent cx="2520000" cy="1871245"/>
                  <wp:effectExtent l="0" t="0" r="0" b="0"/>
                  <wp:docPr id="703672302" name="Picture 703672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72D78" w14:textId="27544EEA" w:rsidR="005854DD" w:rsidRDefault="005854DD" w:rsidP="005854DD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bookmarkStart w:id="39" w:name="_Toc193647180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12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CA1488">
              <w:rPr>
                <w:rFonts w:cs="Arial"/>
                <w:sz w:val="20"/>
                <w:szCs w:val="20"/>
              </w:rPr>
              <w:t xml:space="preserve"> Trabalhando</w:t>
            </w:r>
            <w:bookmarkEnd w:id="39"/>
          </w:p>
        </w:tc>
      </w:tr>
      <w:tr w:rsidR="00BE04A4" w14:paraId="539D6DEF" w14:textId="77777777" w:rsidTr="00DB7ADC">
        <w:trPr>
          <w:trHeight w:val="220"/>
        </w:trPr>
        <w:tc>
          <w:tcPr>
            <w:tcW w:w="5931" w:type="dxa"/>
          </w:tcPr>
          <w:p w14:paraId="246307E3" w14:textId="77777777" w:rsidR="00FE34F3" w:rsidRPr="00A70D65" w:rsidRDefault="00FE34F3" w:rsidP="005854DD">
            <w:pPr>
              <w:pStyle w:val="Legenda"/>
              <w:spacing w:after="0"/>
              <w:ind w:firstLine="0"/>
              <w:jc w:val="left"/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30" w:type="dxa"/>
          </w:tcPr>
          <w:p w14:paraId="063252C1" w14:textId="77777777" w:rsidR="00FE34F3" w:rsidRDefault="00FE34F3" w:rsidP="005854DD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</w:p>
        </w:tc>
      </w:tr>
      <w:tr w:rsidR="00BE04A4" w14:paraId="626EC25F" w14:textId="77777777" w:rsidTr="00DB7ADC">
        <w:tc>
          <w:tcPr>
            <w:tcW w:w="5931" w:type="dxa"/>
          </w:tcPr>
          <w:p w14:paraId="6FB1FB9C" w14:textId="77777777" w:rsidR="00FE34F3" w:rsidRDefault="00FE34F3" w:rsidP="00FE34F3">
            <w:pPr>
              <w:keepNext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8AFF8C8" wp14:editId="0B32219A">
                  <wp:extent cx="2523900" cy="1872000"/>
                  <wp:effectExtent l="0" t="0" r="0" b="0"/>
                  <wp:docPr id="892810440" name="Picture 892810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9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D6F4F" w14:textId="06224481" w:rsidR="00FE34F3" w:rsidRPr="00A70D65" w:rsidRDefault="00FE34F3" w:rsidP="00E52C6F">
            <w:pPr>
              <w:keepNext/>
              <w:spacing w:after="0" w:line="276" w:lineRule="auto"/>
              <w:ind w:firstLine="0"/>
              <w:jc w:val="center"/>
              <w:rPr>
                <w:rFonts w:cs="Arial"/>
                <w:i/>
                <w:iCs/>
                <w:szCs w:val="24"/>
              </w:rPr>
            </w:pPr>
            <w:bookmarkStart w:id="40" w:name="_Toc193647181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13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E52C6F">
              <w:rPr>
                <w:rFonts w:cs="Arial"/>
                <w:sz w:val="20"/>
                <w:szCs w:val="20"/>
              </w:rPr>
              <w:t xml:space="preserve"> </w:t>
            </w:r>
            <w:r w:rsidR="00621BAD">
              <w:rPr>
                <w:rFonts w:cs="Arial"/>
                <w:sz w:val="20"/>
                <w:szCs w:val="20"/>
              </w:rPr>
              <w:t>Região Moradia</w:t>
            </w:r>
            <w:bookmarkEnd w:id="40"/>
          </w:p>
        </w:tc>
        <w:tc>
          <w:tcPr>
            <w:tcW w:w="3130" w:type="dxa"/>
          </w:tcPr>
          <w:p w14:paraId="284476B5" w14:textId="77777777" w:rsidR="00FE34F3" w:rsidRDefault="00FE34F3" w:rsidP="00FE34F3">
            <w:pPr>
              <w:keepNext/>
              <w:spacing w:after="0" w:line="27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5E0490C" wp14:editId="11E731A1">
                  <wp:extent cx="2515083" cy="1872000"/>
                  <wp:effectExtent l="0" t="0" r="0" b="0"/>
                  <wp:docPr id="592820347" name="Picture 592820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083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40F60" w14:textId="0584B6B0" w:rsidR="00FE34F3" w:rsidRDefault="00FE34F3" w:rsidP="00FE34F3">
            <w:pPr>
              <w:keepNext/>
              <w:spacing w:after="0" w:line="276" w:lineRule="auto"/>
              <w:ind w:firstLine="0"/>
              <w:jc w:val="center"/>
              <w:rPr>
                <w:noProof/>
              </w:rPr>
            </w:pPr>
            <w:bookmarkStart w:id="41" w:name="_Toc193647182"/>
            <w:r w:rsidRPr="00E52C6F">
              <w:rPr>
                <w:rFonts w:cs="Arial"/>
                <w:sz w:val="20"/>
                <w:szCs w:val="20"/>
              </w:rPr>
              <w:t xml:space="preserve">Figura </w:t>
            </w:r>
            <w:r w:rsidRPr="00E52C6F">
              <w:rPr>
                <w:rFonts w:cs="Arial"/>
                <w:sz w:val="20"/>
                <w:szCs w:val="20"/>
              </w:rPr>
              <w:fldChar w:fldCharType="begin"/>
            </w:r>
            <w:r w:rsidRPr="00E52C6F">
              <w:rPr>
                <w:rFonts w:cs="Arial"/>
                <w:sz w:val="20"/>
                <w:szCs w:val="20"/>
              </w:rPr>
              <w:instrText xml:space="preserve"> SEQ Figura \* ARABIC </w:instrText>
            </w:r>
            <w:r w:rsidRPr="00E52C6F">
              <w:rPr>
                <w:rFonts w:cs="Arial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noProof/>
                <w:sz w:val="20"/>
                <w:szCs w:val="20"/>
              </w:rPr>
              <w:t>14</w:t>
            </w:r>
            <w:r w:rsidRPr="00E52C6F">
              <w:rPr>
                <w:rFonts w:cs="Arial"/>
                <w:sz w:val="20"/>
                <w:szCs w:val="20"/>
              </w:rPr>
              <w:fldChar w:fldCharType="end"/>
            </w:r>
            <w:r w:rsidR="00621BAD">
              <w:rPr>
                <w:rFonts w:cs="Arial"/>
                <w:sz w:val="20"/>
                <w:szCs w:val="20"/>
              </w:rPr>
              <w:t xml:space="preserve"> Casa Própria</w:t>
            </w:r>
            <w:bookmarkEnd w:id="41"/>
          </w:p>
        </w:tc>
      </w:tr>
    </w:tbl>
    <w:p w14:paraId="0101402C" w14:textId="71F2601F" w:rsidR="61AFA4E5" w:rsidRDefault="58BAB8BB" w:rsidP="009C0015">
      <w:pPr>
        <w:spacing w:before="240" w:after="240"/>
        <w:ind w:firstLine="720"/>
      </w:pPr>
      <w:r>
        <w:t xml:space="preserve">Nesta mesma linha, criamos 3 </w:t>
      </w:r>
      <w:r w:rsidRPr="00131C78">
        <w:rPr>
          <w:lang w:val="en-US"/>
        </w:rPr>
        <w:t>scatterplot</w:t>
      </w:r>
      <w:r>
        <w:t xml:space="preserve"> das variáveis quantitativas em relação a variável target.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1D6B0D" w14:paraId="72640764" w14:textId="77777777" w:rsidTr="007830EF">
        <w:tc>
          <w:tcPr>
            <w:tcW w:w="9061" w:type="dxa"/>
          </w:tcPr>
          <w:p w14:paraId="5658F1FE" w14:textId="77777777" w:rsidR="00A9399A" w:rsidRPr="00A70D65" w:rsidRDefault="001D6B0D" w:rsidP="008A554B">
            <w:pPr>
              <w:pStyle w:val="Legenda"/>
              <w:spacing w:after="0"/>
              <w:ind w:firstLine="0"/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</w:pPr>
            <w:r w:rsidRPr="00A70D65"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  <w:drawing>
                <wp:inline distT="0" distB="0" distL="0" distR="0" wp14:anchorId="0A8231EB" wp14:editId="56ADE531">
                  <wp:extent cx="5641994" cy="2379785"/>
                  <wp:effectExtent l="0" t="0" r="0" b="1905"/>
                  <wp:docPr id="488123065" name="Picture 488123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" r="487" b="1701"/>
                          <a:stretch/>
                        </pic:blipFill>
                        <pic:spPr bwMode="auto">
                          <a:xfrm>
                            <a:off x="0" y="0"/>
                            <a:ext cx="5701164" cy="2404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2ED310" w14:textId="004AB33A" w:rsidR="001D6B0D" w:rsidRPr="00182B4E" w:rsidRDefault="00A9399A" w:rsidP="00A9399A">
            <w:pPr>
              <w:pStyle w:val="Legenda"/>
              <w:jc w:val="center"/>
              <w:rPr>
                <w:i w:val="0"/>
                <w:iCs w:val="0"/>
                <w:sz w:val="20"/>
                <w:szCs w:val="20"/>
              </w:rPr>
            </w:pPr>
            <w:bookmarkStart w:id="42" w:name="_Ref193642490"/>
            <w:bookmarkStart w:id="43" w:name="_Toc193647183"/>
            <w:r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t xml:space="preserve">Figura </w:t>
            </w:r>
            <w:r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instrText xml:space="preserve"> SEQ Figura \* ARABIC </w:instrText>
            </w:r>
            <w:r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000000" w:themeColor="text1"/>
                <w:sz w:val="20"/>
                <w:szCs w:val="20"/>
              </w:rPr>
              <w:t>15</w:t>
            </w:r>
            <w:r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bookmarkEnd w:id="42"/>
            <w:r w:rsidR="00182B4E" w:rsidRPr="00182B4E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="00182B4E" w:rsidRPr="00131C78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S</w:t>
            </w:r>
            <w:r w:rsidR="00182B4E" w:rsidRPr="00131C78">
              <w:rPr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catterplot</w:t>
            </w:r>
            <w:r w:rsidR="00182B4E" w:rsidRPr="00182B4E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 das variáveis quantitativas</w:t>
            </w:r>
            <w:bookmarkEnd w:id="43"/>
          </w:p>
        </w:tc>
      </w:tr>
    </w:tbl>
    <w:p w14:paraId="7D17D865" w14:textId="0A55FA4F" w:rsidR="629B30D8" w:rsidRDefault="629B30D8" w:rsidP="396BDA96">
      <w:pPr>
        <w:spacing w:before="240" w:after="240"/>
        <w:ind w:firstLine="720"/>
      </w:pPr>
      <w:r>
        <w:t xml:space="preserve">Por fim, convertemos as variáveis categóricas nominais em colunas </w:t>
      </w:r>
      <w:r w:rsidRPr="00131C78">
        <w:rPr>
          <w:i/>
          <w:lang w:val="en-US"/>
        </w:rPr>
        <w:t>dummies</w:t>
      </w:r>
      <w:r>
        <w:t>, removendo a primeira categoria para evitar multicolinearidade. Além disso, transformamos a variável categórica ordinal em valores numéricos sequenciais, garantindo sua adequada interpretação pelo modelo.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1D6B0D" w14:paraId="1F6D8EF9" w14:textId="77777777" w:rsidTr="007830EF">
        <w:tc>
          <w:tcPr>
            <w:tcW w:w="9061" w:type="dxa"/>
          </w:tcPr>
          <w:p w14:paraId="0BD0F3F0" w14:textId="3D60CF83" w:rsidR="00A9399A" w:rsidRDefault="00554A7C" w:rsidP="00567640">
            <w:pPr>
              <w:keepNext/>
              <w:spacing w:after="0" w:line="276" w:lineRule="auto"/>
              <w:ind w:firstLine="0"/>
              <w:jc w:val="center"/>
            </w:pPr>
            <w:r w:rsidRPr="00554A7C">
              <w:drawing>
                <wp:inline distT="0" distB="0" distL="0" distR="0" wp14:anchorId="4605A969" wp14:editId="7D579F2C">
                  <wp:extent cx="5647778" cy="989965"/>
                  <wp:effectExtent l="0" t="0" r="0" b="635"/>
                  <wp:docPr id="19818365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8365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421" cy="100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42D5F" w14:textId="504B95A8" w:rsidR="001D6B0D" w:rsidRDefault="00A9399A" w:rsidP="00554A7C">
            <w:pPr>
              <w:pStyle w:val="Legenda"/>
              <w:spacing w:after="0"/>
              <w:jc w:val="center"/>
            </w:pPr>
            <w:bookmarkStart w:id="44" w:name="_Toc193647184"/>
            <w:r w:rsidRPr="008A554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8A554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8A554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8A554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auto"/>
                <w:sz w:val="20"/>
                <w:szCs w:val="20"/>
              </w:rPr>
              <w:t>16</w:t>
            </w:r>
            <w:r w:rsidRPr="008A554B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r w:rsidR="00AF4396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554A7C">
              <w:rPr>
                <w:rFonts w:cs="Arial"/>
                <w:i w:val="0"/>
                <w:iCs w:val="0"/>
                <w:color w:val="auto"/>
                <w:sz w:val="20"/>
                <w:szCs w:val="20"/>
              </w:rPr>
              <w:t xml:space="preserve">Variáveis </w:t>
            </w:r>
            <w:bookmarkEnd w:id="44"/>
            <w:r w:rsidR="00B64E33" w:rsidRPr="00B64E33">
              <w:rPr>
                <w:rFonts w:cs="Arial"/>
                <w:i w:val="0"/>
                <w:iCs w:val="0"/>
                <w:color w:val="auto"/>
                <w:sz w:val="20"/>
                <w:szCs w:val="20"/>
                <w:lang w:val="en-US"/>
              </w:rPr>
              <w:t>dummies</w:t>
            </w:r>
          </w:p>
        </w:tc>
      </w:tr>
    </w:tbl>
    <w:p w14:paraId="23E42BCB" w14:textId="17A3DBFB" w:rsidR="00E17BA8" w:rsidRDefault="42B31929" w:rsidP="00554A7C">
      <w:pPr>
        <w:spacing w:before="240"/>
        <w:ind w:firstLine="720"/>
      </w:pPr>
      <w:r>
        <w:t xml:space="preserve">Antes de rodarmos o modelo realizamos a conversão de todos os valores para </w:t>
      </w:r>
      <w:r w:rsidRPr="00131C78">
        <w:rPr>
          <w:i/>
          <w:lang w:val="en-US"/>
        </w:rPr>
        <w:t>float</w:t>
      </w:r>
      <w:r w:rsidRPr="3BEE6FC8">
        <w:rPr>
          <w:i/>
        </w:rPr>
        <w:t xml:space="preserve"> </w:t>
      </w:r>
      <w:r>
        <w:t xml:space="preserve">e garantirmos que todos os nomes de colunas estavam como </w:t>
      </w:r>
      <w:r w:rsidRPr="00131C78">
        <w:rPr>
          <w:i/>
          <w:lang w:val="en-US"/>
        </w:rPr>
        <w:t>s</w:t>
      </w:r>
      <w:r w:rsidR="10A25D02" w:rsidRPr="00131C78">
        <w:rPr>
          <w:i/>
          <w:lang w:val="en-US"/>
        </w:rPr>
        <w:t>tring</w:t>
      </w:r>
      <w:r w:rsidR="0BC3C981">
        <w:t>.</w:t>
      </w:r>
    </w:p>
    <w:p w14:paraId="0D21F4AA" w14:textId="6366CAE3" w:rsidR="004720DA" w:rsidRDefault="004720DA">
      <w:pPr>
        <w:spacing w:after="200" w:line="276" w:lineRule="auto"/>
        <w:ind w:firstLine="0"/>
        <w:jc w:val="left"/>
      </w:pPr>
      <w:r>
        <w:br w:type="page"/>
      </w:r>
    </w:p>
    <w:p w14:paraId="5704CCE5" w14:textId="7795ECC0" w:rsidR="00D63C9F" w:rsidRDefault="004A4AE9" w:rsidP="004A4AE9">
      <w:pPr>
        <w:pStyle w:val="Ttulo2"/>
      </w:pPr>
      <w:bookmarkStart w:id="45" w:name="_Toc193648012"/>
      <w:r w:rsidRPr="007951B4">
        <w:t>Análise de correlação das variáveis</w:t>
      </w:r>
      <w:bookmarkEnd w:id="45"/>
    </w:p>
    <w:p w14:paraId="361AD587" w14:textId="151122D0" w:rsidR="004720DA" w:rsidRPr="00623BB2" w:rsidRDefault="002C0222" w:rsidP="004720DA">
      <w:r w:rsidRPr="00623BB2">
        <w:rPr>
          <w:rFonts w:eastAsia="Arial" w:cs="Arial"/>
          <w:szCs w:val="24"/>
        </w:rPr>
        <w:t>Observamos</w:t>
      </w:r>
      <w:r w:rsidR="62A19068" w:rsidRPr="00623BB2">
        <w:rPr>
          <w:rFonts w:eastAsia="Arial" w:cs="Arial"/>
          <w:szCs w:val="24"/>
        </w:rPr>
        <w:t xml:space="preserve"> no mapa de calor</w:t>
      </w:r>
      <w:r w:rsidRPr="00623BB2">
        <w:rPr>
          <w:rFonts w:eastAsia="Arial" w:cs="Arial"/>
          <w:szCs w:val="24"/>
        </w:rPr>
        <w:t xml:space="preserve"> </w:t>
      </w:r>
      <w:r w:rsidR="00B369B7" w:rsidRPr="00623BB2">
        <w:rPr>
          <w:rFonts w:eastAsia="Arial" w:cs="Arial"/>
          <w:szCs w:val="24"/>
        </w:rPr>
        <w:fldChar w:fldCharType="begin"/>
      </w:r>
      <w:r w:rsidR="00B369B7" w:rsidRPr="00623BB2">
        <w:rPr>
          <w:rFonts w:eastAsia="Arial" w:cs="Arial"/>
          <w:szCs w:val="24"/>
        </w:rPr>
        <w:instrText xml:space="preserve"> REF _Ref193644957 \h  \* MERGEFORMAT </w:instrText>
      </w:r>
      <w:r w:rsidR="00B369B7" w:rsidRPr="00623BB2">
        <w:rPr>
          <w:rFonts w:eastAsia="Arial" w:cs="Arial"/>
          <w:szCs w:val="24"/>
        </w:rPr>
      </w:r>
      <w:r w:rsidR="00B369B7" w:rsidRPr="00623BB2">
        <w:rPr>
          <w:rFonts w:eastAsia="Arial" w:cs="Arial"/>
          <w:szCs w:val="24"/>
        </w:rPr>
        <w:fldChar w:fldCharType="separate"/>
      </w:r>
      <w:r w:rsidR="009E3594" w:rsidRPr="009E3594">
        <w:rPr>
          <w:rFonts w:cs="Arial"/>
          <w:i/>
          <w:iCs/>
          <w:szCs w:val="24"/>
        </w:rPr>
        <w:t xml:space="preserve">Figura </w:t>
      </w:r>
      <w:r w:rsidR="009E3594" w:rsidRPr="009E3594">
        <w:rPr>
          <w:rFonts w:cs="Arial"/>
          <w:i/>
          <w:iCs/>
          <w:noProof/>
          <w:szCs w:val="24"/>
        </w:rPr>
        <w:t>17</w:t>
      </w:r>
      <w:r w:rsidR="00B369B7" w:rsidRPr="00623BB2">
        <w:rPr>
          <w:rFonts w:eastAsia="Arial" w:cs="Arial"/>
          <w:szCs w:val="24"/>
        </w:rPr>
        <w:fldChar w:fldCharType="end"/>
      </w:r>
      <w:r w:rsidR="00B369B7" w:rsidRPr="00623BB2">
        <w:rPr>
          <w:rFonts w:eastAsia="Arial" w:cs="Arial"/>
          <w:szCs w:val="24"/>
        </w:rPr>
        <w:t xml:space="preserve"> </w:t>
      </w:r>
      <w:r w:rsidR="078F83C0" w:rsidRPr="00623BB2">
        <w:rPr>
          <w:rFonts w:eastAsia="Arial" w:cs="Arial"/>
          <w:szCs w:val="24"/>
        </w:rPr>
        <w:t>uma</w:t>
      </w:r>
      <w:r w:rsidR="62A19068" w:rsidRPr="00623BB2">
        <w:rPr>
          <w:rFonts w:eastAsia="Arial" w:cs="Arial"/>
          <w:szCs w:val="24"/>
        </w:rPr>
        <w:t xml:space="preserve"> forte correlação entre as </w:t>
      </w:r>
      <w:r w:rsidR="514611D1" w:rsidRPr="00623BB2">
        <w:rPr>
          <w:rFonts w:eastAsia="Arial" w:cs="Arial"/>
          <w:szCs w:val="24"/>
        </w:rPr>
        <w:t>variáveis</w:t>
      </w:r>
      <w:r w:rsidR="62A19068" w:rsidRPr="00623BB2">
        <w:rPr>
          <w:rFonts w:eastAsia="Arial" w:cs="Arial"/>
          <w:szCs w:val="24"/>
        </w:rPr>
        <w:t xml:space="preserve"> </w:t>
      </w:r>
      <w:r w:rsidR="62A19068" w:rsidRPr="00623BB2">
        <w:rPr>
          <w:rFonts w:eastAsia="Arial" w:cs="Arial"/>
          <w:b/>
          <w:noProof/>
          <w:szCs w:val="24"/>
        </w:rPr>
        <w:t>tempo_ultimoservico</w:t>
      </w:r>
      <w:r w:rsidR="62A19068" w:rsidRPr="00623BB2">
        <w:rPr>
          <w:rFonts w:eastAsia="Arial" w:cs="Arial"/>
          <w:szCs w:val="24"/>
        </w:rPr>
        <w:t xml:space="preserve">, </w:t>
      </w:r>
      <w:r w:rsidR="62A19068" w:rsidRPr="00623BB2">
        <w:rPr>
          <w:rFonts w:eastAsia="Arial" w:cs="Arial"/>
          <w:b/>
          <w:noProof/>
          <w:szCs w:val="24"/>
        </w:rPr>
        <w:t>v</w:t>
      </w:r>
      <w:r w:rsidR="22EC9743" w:rsidRPr="00623BB2">
        <w:rPr>
          <w:rFonts w:eastAsia="Arial" w:cs="Arial"/>
          <w:b/>
          <w:noProof/>
          <w:szCs w:val="24"/>
        </w:rPr>
        <w:t>l_imovel_em_mil</w:t>
      </w:r>
      <w:r w:rsidR="078F83C0" w:rsidRPr="00623BB2">
        <w:rPr>
          <w:rFonts w:eastAsia="Arial" w:cs="Arial"/>
          <w:szCs w:val="24"/>
        </w:rPr>
        <w:t xml:space="preserve"> e</w:t>
      </w:r>
      <w:r w:rsidR="22EC9743" w:rsidRPr="00623BB2">
        <w:rPr>
          <w:rFonts w:eastAsia="Arial" w:cs="Arial"/>
          <w:szCs w:val="24"/>
        </w:rPr>
        <w:t xml:space="preserve"> </w:t>
      </w:r>
      <w:r w:rsidR="22EC9743" w:rsidRPr="00623BB2">
        <w:rPr>
          <w:rFonts w:eastAsia="Arial" w:cs="Arial"/>
          <w:b/>
          <w:noProof/>
          <w:szCs w:val="24"/>
        </w:rPr>
        <w:t>valor_salario_mil</w:t>
      </w:r>
      <w:r w:rsidR="078F83C0" w:rsidRPr="00623BB2">
        <w:rPr>
          <w:rFonts w:eastAsia="Arial" w:cs="Arial"/>
          <w:szCs w:val="24"/>
        </w:rPr>
        <w:t xml:space="preserve">. Essas variáveis </w:t>
      </w:r>
      <w:r w:rsidR="22EC9743" w:rsidRPr="00623BB2">
        <w:rPr>
          <w:rFonts w:eastAsia="Arial" w:cs="Arial"/>
          <w:szCs w:val="24"/>
        </w:rPr>
        <w:t xml:space="preserve">foram analisadas </w:t>
      </w:r>
      <w:r w:rsidR="078F83C0" w:rsidRPr="00623BB2">
        <w:rPr>
          <w:rFonts w:eastAsia="Arial" w:cs="Arial"/>
          <w:szCs w:val="24"/>
        </w:rPr>
        <w:t>em maior profundidade, e consideramos a possibilidade de</w:t>
      </w:r>
      <w:r w:rsidR="63F4F151" w:rsidRPr="00623BB2">
        <w:rPr>
          <w:rFonts w:eastAsia="Arial" w:cs="Arial"/>
          <w:szCs w:val="24"/>
        </w:rPr>
        <w:t xml:space="preserve"> remov</w:t>
      </w:r>
      <w:r w:rsidR="00047964" w:rsidRPr="00623BB2">
        <w:rPr>
          <w:rFonts w:eastAsia="Arial" w:cs="Arial"/>
          <w:szCs w:val="24"/>
        </w:rPr>
        <w:t xml:space="preserve">ê-las </w:t>
      </w:r>
      <w:r w:rsidR="63F4F151" w:rsidRPr="00623BB2">
        <w:rPr>
          <w:rFonts w:eastAsia="Arial" w:cs="Arial"/>
          <w:szCs w:val="24"/>
        </w:rPr>
        <w:t>do modelo</w:t>
      </w:r>
      <w:r w:rsidR="078F83C0" w:rsidRPr="00623BB2">
        <w:rPr>
          <w:rFonts w:eastAsia="Arial" w:cs="Arial"/>
          <w:szCs w:val="24"/>
        </w:rPr>
        <w:t>. No entanto,</w:t>
      </w:r>
      <w:r w:rsidR="00464A3E" w:rsidRPr="00623BB2">
        <w:rPr>
          <w:rFonts w:eastAsia="Arial" w:cs="Arial"/>
          <w:szCs w:val="24"/>
        </w:rPr>
        <w:t xml:space="preserve"> sua </w:t>
      </w:r>
      <w:r w:rsidR="078F83C0" w:rsidRPr="00623BB2">
        <w:rPr>
          <w:rFonts w:eastAsia="Arial" w:cs="Arial"/>
          <w:szCs w:val="24"/>
        </w:rPr>
        <w:t>exclusão impactou significativamente</w:t>
      </w:r>
      <w:r w:rsidR="00464A3E" w:rsidRPr="00623BB2">
        <w:rPr>
          <w:rFonts w:eastAsia="Arial" w:cs="Arial"/>
          <w:szCs w:val="24"/>
        </w:rPr>
        <w:t xml:space="preserve"> o d</w:t>
      </w:r>
      <w:r w:rsidR="0049118B" w:rsidRPr="00623BB2">
        <w:rPr>
          <w:rFonts w:eastAsia="Arial" w:cs="Arial"/>
          <w:szCs w:val="24"/>
        </w:rPr>
        <w:t xml:space="preserve">esempenho </w:t>
      </w:r>
      <w:r w:rsidR="078F83C0" w:rsidRPr="00623BB2">
        <w:rPr>
          <w:rFonts w:eastAsia="Arial" w:cs="Arial"/>
          <w:szCs w:val="24"/>
        </w:rPr>
        <w:t>preditivo, justificando sua permanência na análise.</w:t>
      </w:r>
      <w:r w:rsidR="00FB4DBB" w:rsidRPr="00623BB2">
        <w:t xml:space="preserve"> Os gráficos da </w:t>
      </w:r>
      <w:r w:rsidR="0090091E" w:rsidRPr="00623BB2">
        <w:rPr>
          <w:szCs w:val="24"/>
        </w:rPr>
        <w:fldChar w:fldCharType="begin"/>
      </w:r>
      <w:r w:rsidR="0090091E" w:rsidRPr="00623BB2">
        <w:rPr>
          <w:szCs w:val="24"/>
        </w:rPr>
        <w:instrText xml:space="preserve"> REF _Ref193642490 \h </w:instrText>
      </w:r>
      <w:r w:rsidR="00623BB2" w:rsidRPr="00623BB2">
        <w:rPr>
          <w:szCs w:val="24"/>
        </w:rPr>
        <w:instrText xml:space="preserve"> \* MERGEFORMAT </w:instrText>
      </w:r>
      <w:r w:rsidR="0090091E" w:rsidRPr="00623BB2">
        <w:rPr>
          <w:szCs w:val="24"/>
        </w:rPr>
      </w:r>
      <w:r w:rsidR="0090091E" w:rsidRPr="00623BB2">
        <w:rPr>
          <w:szCs w:val="24"/>
        </w:rPr>
        <w:fldChar w:fldCharType="separate"/>
      </w:r>
      <w:r w:rsidR="0054664F" w:rsidRPr="0054664F">
        <w:rPr>
          <w:rFonts w:cs="Arial"/>
          <w:i/>
          <w:iCs/>
          <w:szCs w:val="24"/>
        </w:rPr>
        <w:t>Figura</w:t>
      </w:r>
      <w:r w:rsidR="0054664F" w:rsidRPr="00182B4E">
        <w:rPr>
          <w:rFonts w:cs="Arial"/>
          <w:i/>
          <w:iCs/>
          <w:color w:val="000000" w:themeColor="text1"/>
          <w:sz w:val="20"/>
          <w:szCs w:val="20"/>
        </w:rPr>
        <w:t xml:space="preserve"> </w:t>
      </w:r>
      <w:r w:rsidR="0054664F">
        <w:rPr>
          <w:rFonts w:cs="Arial"/>
          <w:i/>
          <w:iCs/>
          <w:noProof/>
          <w:color w:val="000000" w:themeColor="text1"/>
          <w:sz w:val="20"/>
          <w:szCs w:val="20"/>
        </w:rPr>
        <w:t>15</w:t>
      </w:r>
      <w:r w:rsidR="0090091E" w:rsidRPr="00623BB2">
        <w:rPr>
          <w:szCs w:val="24"/>
        </w:rPr>
        <w:fldChar w:fldCharType="end"/>
      </w:r>
      <w:r w:rsidR="00CC5CAC" w:rsidRPr="00623BB2">
        <w:t xml:space="preserve"> </w:t>
      </w:r>
      <w:r w:rsidR="00FB4DBB" w:rsidRPr="00623BB2">
        <w:t>mostra</w:t>
      </w:r>
      <w:r w:rsidR="00195075" w:rsidRPr="00623BB2">
        <w:t>m</w:t>
      </w:r>
      <w:r w:rsidR="00FB4DBB" w:rsidRPr="00623BB2">
        <w:t xml:space="preserve"> a análise das variáveis dependentes x target (score do crédito)</w:t>
      </w:r>
      <w:r w:rsidR="00195075" w:rsidRPr="00623BB2"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1D6B0D" w14:paraId="24AD839E" w14:textId="77777777" w:rsidTr="007830EF">
        <w:tc>
          <w:tcPr>
            <w:tcW w:w="9061" w:type="dxa"/>
          </w:tcPr>
          <w:p w14:paraId="45814E28" w14:textId="77777777" w:rsidR="00A70D65" w:rsidRPr="00A70D65" w:rsidRDefault="001D6B0D" w:rsidP="004C2240">
            <w:pPr>
              <w:pStyle w:val="Legenda"/>
              <w:spacing w:after="0"/>
              <w:ind w:firstLine="0"/>
              <w:jc w:val="center"/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</w:pPr>
            <w:r w:rsidRPr="00A70D65">
              <w:rPr>
                <w:rFonts w:cs="Arial"/>
                <w:i w:val="0"/>
                <w:iCs w:val="0"/>
                <w:color w:val="auto"/>
                <w:sz w:val="24"/>
                <w:szCs w:val="24"/>
              </w:rPr>
              <w:drawing>
                <wp:inline distT="0" distB="0" distL="0" distR="0" wp14:anchorId="2001D977" wp14:editId="1CB7C170">
                  <wp:extent cx="5104730" cy="4033157"/>
                  <wp:effectExtent l="0" t="0" r="1270" b="5715"/>
                  <wp:docPr id="1668484664" name="Picture 1668484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6" cy="404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5FBE6" w14:textId="7C041648" w:rsidR="001D6B0D" w:rsidRPr="002443C6" w:rsidRDefault="00A70D65" w:rsidP="00A70D65">
            <w:pPr>
              <w:pStyle w:val="Legenda"/>
              <w:jc w:val="center"/>
              <w:rPr>
                <w:i w:val="0"/>
                <w:iCs w:val="0"/>
                <w:sz w:val="20"/>
                <w:szCs w:val="20"/>
              </w:rPr>
            </w:pPr>
            <w:bookmarkStart w:id="46" w:name="_Ref193644957"/>
            <w:bookmarkStart w:id="47" w:name="_Toc193647185"/>
            <w:r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t xml:space="preserve">Figura </w:t>
            </w:r>
            <w:r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instrText xml:space="preserve"> SEQ Figura \* ARABIC </w:instrText>
            </w:r>
            <w:r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="004B6A3B">
              <w:rPr>
                <w:rFonts w:cs="Arial"/>
                <w:i w:val="0"/>
                <w:iCs w:val="0"/>
                <w:noProof/>
                <w:color w:val="000000" w:themeColor="text1"/>
                <w:sz w:val="20"/>
                <w:szCs w:val="20"/>
              </w:rPr>
              <w:t>17</w:t>
            </w:r>
            <w:r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bookmarkEnd w:id="46"/>
            <w:r w:rsidR="002443C6" w:rsidRPr="002443C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="00F861D6">
              <w:rPr>
                <w:rFonts w:cs="Arial"/>
                <w:i w:val="0"/>
                <w:iCs w:val="0"/>
                <w:color w:val="000000" w:themeColor="text1"/>
                <w:sz w:val="20"/>
                <w:szCs w:val="20"/>
              </w:rPr>
              <w:t>M</w:t>
            </w:r>
            <w:r w:rsidR="002443C6" w:rsidRPr="002443C6">
              <w:rPr>
                <w:i w:val="0"/>
                <w:iCs w:val="0"/>
                <w:color w:val="000000" w:themeColor="text1"/>
                <w:sz w:val="20"/>
                <w:szCs w:val="20"/>
              </w:rPr>
              <w:t>apa de calor correlação</w:t>
            </w:r>
            <w:bookmarkEnd w:id="47"/>
          </w:p>
        </w:tc>
      </w:tr>
    </w:tbl>
    <w:p w14:paraId="5733F1BE" w14:textId="77777777" w:rsidR="00F52D0B" w:rsidRDefault="00F52D0B" w:rsidP="00F52D0B"/>
    <w:p w14:paraId="32FCA1D7" w14:textId="1DC142ED" w:rsidR="000C4987" w:rsidRDefault="00F52D0B" w:rsidP="00F52D0B">
      <w:pPr>
        <w:spacing w:after="200" w:line="276" w:lineRule="auto"/>
        <w:ind w:firstLine="0"/>
        <w:jc w:val="left"/>
      </w:pPr>
      <w:r>
        <w:br w:type="page"/>
      </w:r>
    </w:p>
    <w:p w14:paraId="0968551F" w14:textId="77777777" w:rsidR="004A4AE9" w:rsidRDefault="004A4AE9" w:rsidP="004A4AE9">
      <w:pPr>
        <w:pStyle w:val="Ttulo2"/>
      </w:pPr>
      <w:bookmarkStart w:id="48" w:name="_Toc193648013"/>
      <w:r w:rsidRPr="007951B4">
        <w:t>Modelo adequado resolver esse problema</w:t>
      </w:r>
      <w:bookmarkEnd w:id="48"/>
    </w:p>
    <w:p w14:paraId="632AC850" w14:textId="7B53839E" w:rsidR="00404284" w:rsidRPr="00404284" w:rsidRDefault="00404284" w:rsidP="00404284">
      <w:r>
        <w:t>Como o objetivo da análise é predizer uma variável target quantitativa (Score de Crédito) a partir de variáveis independentes, o mais adequado é utilizar uma técnica supervisionada. No caso, optou-se pela adoção do modelo de regressão linear múltipla.</w:t>
      </w:r>
    </w:p>
    <w:p w14:paraId="704EEFB1" w14:textId="2AB3CEA0" w:rsidR="00E17BA8" w:rsidRPr="007951B4" w:rsidRDefault="00E17BA8" w:rsidP="3E9D9809">
      <w:pPr>
        <w:spacing w:after="200" w:line="276" w:lineRule="auto"/>
        <w:ind w:firstLine="0"/>
      </w:pPr>
      <w:r w:rsidRPr="007951B4">
        <w:br w:type="page"/>
      </w:r>
    </w:p>
    <w:p w14:paraId="6FA4D0BF" w14:textId="7B4B42FC" w:rsidR="008868B3" w:rsidRPr="007951B4" w:rsidRDefault="008868B3" w:rsidP="008868B3">
      <w:pPr>
        <w:pStyle w:val="Ttulo2"/>
      </w:pPr>
      <w:bookmarkStart w:id="49" w:name="_Toc193648014"/>
      <w:r w:rsidRPr="007951B4">
        <w:t>Análise dos resultados e da qualidade do modelo</w:t>
      </w:r>
      <w:bookmarkEnd w:id="49"/>
    </w:p>
    <w:p w14:paraId="7F06127B" w14:textId="632D3F62" w:rsidR="1F7D8C92" w:rsidRDefault="515DF01B" w:rsidP="00F06F91">
      <w:r>
        <w:t>Ao executar o modelo de regressão linear c</w:t>
      </w:r>
      <w:r w:rsidR="3AD0D897">
        <w:t>om</w:t>
      </w:r>
      <w:r>
        <w:t xml:space="preserve"> todas as variáveis independentes como preditoras, obteve-se um coeficiente de determinação (R²) igual a </w:t>
      </w:r>
      <w:r w:rsidR="1B9E6F7D" w:rsidRPr="33FACECC">
        <w:rPr>
          <w:rFonts w:eastAsia="Arial" w:cs="Arial"/>
        </w:rPr>
        <w:t>0</w:t>
      </w:r>
      <w:r w:rsidR="783C9E16" w:rsidRPr="4A71A030">
        <w:rPr>
          <w:rFonts w:eastAsia="Arial" w:cs="Arial"/>
        </w:rPr>
        <w:t>,</w:t>
      </w:r>
      <w:r w:rsidR="1B9E6F7D" w:rsidRPr="4B43F47A">
        <w:rPr>
          <w:rFonts w:eastAsia="Arial" w:cs="Arial"/>
        </w:rPr>
        <w:t>65</w:t>
      </w:r>
      <w:r w:rsidR="1F1E51A9" w:rsidRPr="4B43F47A">
        <w:rPr>
          <w:rFonts w:eastAsia="Arial" w:cs="Arial"/>
        </w:rPr>
        <w:t>8</w:t>
      </w:r>
      <w:r w:rsidR="783C9E16">
        <w:t>,</w:t>
      </w:r>
      <w:r>
        <w:t xml:space="preserve"> como mostrado na</w:t>
      </w:r>
      <w:r w:rsidR="00D67E61">
        <w:t xml:space="preserve"> </w:t>
      </w:r>
      <w:r w:rsidR="00D67E61">
        <w:fldChar w:fldCharType="begin"/>
      </w:r>
      <w:r w:rsidR="00D67E61">
        <w:instrText xml:space="preserve"> REF _Ref193644647 \h </w:instrText>
      </w:r>
      <w:r w:rsidR="00D67E61">
        <w:fldChar w:fldCharType="separate"/>
      </w:r>
      <w:r w:rsidR="00262D06" w:rsidRPr="00480AD5">
        <w:rPr>
          <w:i/>
          <w:iCs/>
        </w:rPr>
        <w:t xml:space="preserve">Figura </w:t>
      </w:r>
      <w:r w:rsidR="00D67E61">
        <w:fldChar w:fldCharType="end"/>
      </w:r>
      <w:r w:rsidRPr="1004BF2E">
        <w:t xml:space="preserve">, </w:t>
      </w:r>
      <w:r>
        <w:t xml:space="preserve">o que representa que </w:t>
      </w:r>
      <w:r w:rsidR="50804539" w:rsidRPr="60BCD12A">
        <w:t>65</w:t>
      </w:r>
      <w:r w:rsidR="50804539" w:rsidRPr="1A851CE1">
        <w:t>,</w:t>
      </w:r>
      <w:r w:rsidR="0328B85B" w:rsidRPr="1A851CE1">
        <w:t>8</w:t>
      </w:r>
      <w:r w:rsidR="783C9E16" w:rsidRPr="1A851CE1">
        <w:t>%</w:t>
      </w:r>
      <w:r>
        <w:t xml:space="preserve"> da variabilidade da variável target (Score de Crédito) pode ser explicada pelo modelo. </w:t>
      </w:r>
      <w:r w:rsidR="0E651369">
        <w:t xml:space="preserve">Considerando um nível de significância de 5%, </w:t>
      </w:r>
      <w:r w:rsidR="7C28916D">
        <w:t xml:space="preserve">o valor </w:t>
      </w:r>
      <w:r w:rsidR="754306D3">
        <w:t xml:space="preserve">inferior </w:t>
      </w:r>
      <w:r w:rsidR="7C28916D">
        <w:t>d</w:t>
      </w:r>
      <w:r w:rsidR="543E7C01">
        <w:t>a</w:t>
      </w:r>
      <w:r w:rsidR="0E651369">
        <w:t xml:space="preserve"> probabilidade da estatística de teste F</w:t>
      </w:r>
      <w:r w:rsidR="2CDC8839">
        <w:t>,</w:t>
      </w:r>
      <w:r w:rsidR="0E651369">
        <w:t xml:space="preserve"> </w:t>
      </w:r>
      <w:r w:rsidR="69DF9872">
        <w:t>“</w:t>
      </w:r>
      <w:r w:rsidR="0E651369" w:rsidRPr="00131C78">
        <w:rPr>
          <w:lang w:val="en-US"/>
        </w:rPr>
        <w:t>Pro</w:t>
      </w:r>
      <w:r w:rsidR="47E04BEB" w:rsidRPr="00131C78">
        <w:rPr>
          <w:lang w:val="en-US"/>
        </w:rPr>
        <w:t>b</w:t>
      </w:r>
      <w:r w:rsidR="47E04BEB">
        <w:t xml:space="preserve"> (F</w:t>
      </w:r>
      <w:r w:rsidR="01A8EE18">
        <w:t>-</w:t>
      </w:r>
      <w:r w:rsidR="01A8EE18" w:rsidRPr="00131C78">
        <w:rPr>
          <w:lang w:val="en-US"/>
        </w:rPr>
        <w:t>statistic</w:t>
      </w:r>
      <w:r w:rsidR="47E04BEB">
        <w:t>)</w:t>
      </w:r>
      <w:r w:rsidR="3F902B25">
        <w:t>”</w:t>
      </w:r>
      <w:r w:rsidR="3F2C4B40">
        <w:t xml:space="preserve">, </w:t>
      </w:r>
      <w:r w:rsidR="6EAE30AE">
        <w:t xml:space="preserve">indica que o modelo ajustado é </w:t>
      </w:r>
      <w:r w:rsidR="2278DEB3">
        <w:t xml:space="preserve">mais eficiente que a </w:t>
      </w:r>
      <w:r w:rsidR="3AD76D06">
        <w:t xml:space="preserve">utilização da </w:t>
      </w:r>
      <w:r w:rsidR="2278DEB3">
        <w:t>média simples das variáveis preditoras.</w:t>
      </w:r>
      <w:r w:rsidR="0E651369">
        <w:t xml:space="preserve"> </w:t>
      </w:r>
      <w:r w:rsidR="3FF836AE">
        <w:t>Além disso, a</w:t>
      </w:r>
      <w:r w:rsidR="58A39DDA">
        <w:t xml:space="preserve"> </w:t>
      </w:r>
      <w:r>
        <w:t>análise d</w:t>
      </w:r>
      <w:r w:rsidR="0913A0D2">
        <w:t>o</w:t>
      </w:r>
      <w:r>
        <w:t xml:space="preserve"> p-valor nos testes de hipótese da relevância de cada </w:t>
      </w:r>
      <w:r w:rsidR="2C8E1BC6">
        <w:t>fator</w:t>
      </w:r>
      <w:r>
        <w:t xml:space="preserve"> </w:t>
      </w:r>
      <w:r w:rsidRPr="77BD8815">
        <w:t>(</w:t>
      </w:r>
      <w:r w:rsidR="509406CC" w:rsidRPr="77BD8815">
        <w:t>P &gt; |t</w:t>
      </w:r>
      <w:r w:rsidR="509406CC" w:rsidRPr="06D7896E">
        <w:t>|</w:t>
      </w:r>
      <w:r w:rsidRPr="06D7896E">
        <w:t>)</w:t>
      </w:r>
      <w:r>
        <w:t xml:space="preserve"> </w:t>
      </w:r>
      <w:r w:rsidR="5A4814F7" w:rsidRPr="41C97882">
        <w:t xml:space="preserve">aponta </w:t>
      </w:r>
      <w:r w:rsidR="5A4814F7" w:rsidRPr="368A3E8F">
        <w:t>para</w:t>
      </w:r>
      <w:r>
        <w:t xml:space="preserve"> a possibilidade de retirada </w:t>
      </w:r>
      <w:r w:rsidR="783C9E16">
        <w:t>d</w:t>
      </w:r>
      <w:r w:rsidR="3F15C229">
        <w:t>as variáveis</w:t>
      </w:r>
      <w:r>
        <w:t xml:space="preserve"> </w:t>
      </w:r>
      <w:r w:rsidR="426EDC7A" w:rsidRPr="2DD6B0D8">
        <w:t>"</w:t>
      </w:r>
      <w:r w:rsidR="74A4D5A6" w:rsidRPr="2DD6B0D8">
        <w:t>solteiro</w:t>
      </w:r>
      <w:r w:rsidR="426EDC7A" w:rsidRPr="2DD6B0D8">
        <w:t>"</w:t>
      </w:r>
      <w:r w:rsidR="783C9E16" w:rsidRPr="2DD6B0D8">
        <w:t>,</w:t>
      </w:r>
      <w:r w:rsidRPr="2DD6B0D8">
        <w:t xml:space="preserve"> </w:t>
      </w:r>
      <w:r w:rsidR="05F03618" w:rsidRPr="2DD6B0D8">
        <w:t>"r2”</w:t>
      </w:r>
      <w:r w:rsidRPr="2DD6B0D8">
        <w:t xml:space="preserve"> e </w:t>
      </w:r>
      <w:r w:rsidR="3D2F218B" w:rsidRPr="2DD6B0D8">
        <w:t>"r3”</w:t>
      </w:r>
      <w:r w:rsidR="783C9E16">
        <w:t>,</w:t>
      </w:r>
      <w:r>
        <w:t xml:space="preserve"> tendo em vista que suas referências de p-valor são maiores que o nível de significância.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0F2D00" w14:paraId="3C8585FC" w14:textId="77777777" w:rsidTr="007830EF">
        <w:tc>
          <w:tcPr>
            <w:tcW w:w="9061" w:type="dxa"/>
          </w:tcPr>
          <w:p w14:paraId="30B97FCC" w14:textId="77777777" w:rsidR="00480AD5" w:rsidRDefault="000F2D00" w:rsidP="00480AD5">
            <w:pPr>
              <w:keepNext/>
              <w:spacing w:after="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C36526A" wp14:editId="7DE971EC">
                  <wp:extent cx="3240000" cy="3168425"/>
                  <wp:effectExtent l="0" t="0" r="0" b="0"/>
                  <wp:docPr id="1302359084" name="Picture 1302359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16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50960" w14:textId="5AFEE9ED" w:rsidR="008502CD" w:rsidRPr="00604923" w:rsidRDefault="00480AD5" w:rsidP="00604923">
            <w:pPr>
              <w:pStyle w:val="Legenda"/>
              <w:jc w:val="center"/>
              <w:rPr>
                <w:i w:val="0"/>
                <w:iCs w:val="0"/>
                <w:color w:val="auto"/>
              </w:rPr>
            </w:pPr>
            <w:bookmarkStart w:id="50" w:name="_Ref193644647"/>
            <w:bookmarkStart w:id="51" w:name="_Toc193647186"/>
            <w:r w:rsidRPr="00480AD5">
              <w:rPr>
                <w:i w:val="0"/>
                <w:iCs w:val="0"/>
                <w:color w:val="auto"/>
              </w:rPr>
              <w:t xml:space="preserve">Figura </w:t>
            </w:r>
            <w:r w:rsidRPr="00480AD5">
              <w:rPr>
                <w:i w:val="0"/>
                <w:iCs w:val="0"/>
                <w:color w:val="auto"/>
              </w:rPr>
              <w:fldChar w:fldCharType="begin"/>
            </w:r>
            <w:r w:rsidRPr="00480AD5">
              <w:rPr>
                <w:i w:val="0"/>
                <w:iCs w:val="0"/>
                <w:color w:val="auto"/>
              </w:rPr>
              <w:instrText xml:space="preserve"> SEQ Figura \* ARABIC </w:instrText>
            </w:r>
            <w:r w:rsidRPr="00480AD5">
              <w:rPr>
                <w:i w:val="0"/>
                <w:iCs w:val="0"/>
                <w:color w:val="auto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auto"/>
              </w:rPr>
              <w:t>18</w:t>
            </w:r>
            <w:r w:rsidRPr="00480AD5">
              <w:rPr>
                <w:i w:val="0"/>
                <w:iCs w:val="0"/>
                <w:color w:val="auto"/>
              </w:rPr>
              <w:fldChar w:fldCharType="end"/>
            </w:r>
            <w:bookmarkEnd w:id="50"/>
            <w:r w:rsidRPr="00480AD5">
              <w:rPr>
                <w:i w:val="0"/>
                <w:iCs w:val="0"/>
                <w:color w:val="auto"/>
              </w:rPr>
              <w:t xml:space="preserve"> </w:t>
            </w:r>
            <w:r w:rsidRPr="00AD7667">
              <w:rPr>
                <w:i w:val="0"/>
                <w:iCs w:val="0"/>
                <w:color w:val="auto"/>
                <w:lang w:val="en-US"/>
              </w:rPr>
              <w:t>Regression</w:t>
            </w:r>
            <w:r w:rsidRPr="00480AD5">
              <w:rPr>
                <w:i w:val="0"/>
                <w:iCs w:val="0"/>
                <w:color w:val="auto"/>
              </w:rPr>
              <w:t xml:space="preserve"> – Tentativa-01</w:t>
            </w:r>
            <w:bookmarkEnd w:id="51"/>
          </w:p>
        </w:tc>
      </w:tr>
    </w:tbl>
    <w:p w14:paraId="6523247C" w14:textId="59E57222" w:rsidR="515DF01B" w:rsidRDefault="515DF01B" w:rsidP="00FF1122">
      <w:pPr>
        <w:spacing w:before="240"/>
      </w:pPr>
      <w:r>
        <w:t>Na</w:t>
      </w:r>
      <w:r w:rsidR="00D67E61">
        <w:t xml:space="preserve"> </w:t>
      </w:r>
      <w:r w:rsidR="00D67E61">
        <w:fldChar w:fldCharType="begin"/>
      </w:r>
      <w:r w:rsidR="00D67E61">
        <w:instrText xml:space="preserve"> REF _Ref193644669 \h </w:instrText>
      </w:r>
      <w:r w:rsidR="00D67E61">
        <w:fldChar w:fldCharType="separate"/>
      </w:r>
      <w:r w:rsidR="00F4665C" w:rsidRPr="00480AD5">
        <w:rPr>
          <w:i/>
          <w:iCs/>
        </w:rPr>
        <w:t xml:space="preserve">Figura </w:t>
      </w:r>
      <w:r w:rsidR="00D67E61">
        <w:fldChar w:fldCharType="end"/>
      </w:r>
      <w:r>
        <w:t xml:space="preserve">, são apresentados os resultados sem as variáveis </w:t>
      </w:r>
      <w:r w:rsidR="4DACE0F0">
        <w:t xml:space="preserve">mapeadas para retirada no modelo inicial. </w:t>
      </w:r>
      <w:r w:rsidR="1F1811D9">
        <w:t>Pode-se observar que o</w:t>
      </w:r>
      <w:r w:rsidR="4DACE0F0">
        <w:t xml:space="preserve"> coeficiente de determinação </w:t>
      </w:r>
      <w:r w:rsidR="2B654EBD">
        <w:t>permaneceu</w:t>
      </w:r>
      <w:r w:rsidR="4DACE0F0">
        <w:t xml:space="preserve"> </w:t>
      </w:r>
      <w:r w:rsidR="35CDE992">
        <w:t>muito similar</w:t>
      </w:r>
      <w:r w:rsidR="35900956">
        <w:t xml:space="preserve"> (65,2%)</w:t>
      </w:r>
      <w:r w:rsidR="3FEC344B">
        <w:t>,</w:t>
      </w:r>
      <w:r w:rsidR="35CDE992">
        <w:t xml:space="preserve"> indicando que não houve melhoria na qualidade do modelo</w:t>
      </w:r>
      <w:r w:rsidR="19A568FD">
        <w:t xml:space="preserve"> em termos do</w:t>
      </w:r>
      <w:r w:rsidR="5B83EA35">
        <w:t xml:space="preserve"> % de explicação d</w:t>
      </w:r>
      <w:r w:rsidR="0F4515D9">
        <w:t>o score de crédito</w:t>
      </w:r>
      <w:r w:rsidR="5B83EA35">
        <w:t>.</w:t>
      </w:r>
      <w:r w:rsidR="09608EE4">
        <w:t xml:space="preserve"> O principal ponto positivo desta tratativa fica </w:t>
      </w:r>
      <w:r w:rsidR="64D0546C">
        <w:t xml:space="preserve">relacionado, </w:t>
      </w:r>
      <w:r w:rsidR="3FE30592">
        <w:t>port</w:t>
      </w:r>
      <w:r w:rsidR="64D0546C">
        <w:t>a</w:t>
      </w:r>
      <w:r w:rsidR="3FE30592">
        <w:t>nto</w:t>
      </w:r>
      <w:r w:rsidR="64D0546C">
        <w:t>, a t</w:t>
      </w:r>
      <w:r w:rsidR="526D9C02">
        <w:t>rabalhar com</w:t>
      </w:r>
      <w:r w:rsidR="64D0546C">
        <w:t xml:space="preserve"> um modelo mais enxuto</w:t>
      </w:r>
      <w:r w:rsidR="5DE28CC7">
        <w:t>,</w:t>
      </w:r>
      <w:r w:rsidR="64D0546C">
        <w:t xml:space="preserve"> </w:t>
      </w:r>
      <w:r w:rsidR="5DE28CC7">
        <w:t>ou seja, com</w:t>
      </w:r>
      <w:r w:rsidR="64D0546C">
        <w:t xml:space="preserve"> </w:t>
      </w:r>
      <w:r w:rsidR="5DE28CC7">
        <w:t xml:space="preserve">menor </w:t>
      </w:r>
      <w:r w:rsidR="5E551E22">
        <w:t xml:space="preserve">quantidade </w:t>
      </w:r>
      <w:r w:rsidR="5DE28CC7">
        <w:t xml:space="preserve">de </w:t>
      </w:r>
      <w:r w:rsidR="46869799">
        <w:t>variáveis independentes</w:t>
      </w:r>
      <w:r w:rsidR="7495EE8A">
        <w:t xml:space="preserve">, e menos susceptível </w:t>
      </w:r>
      <w:r w:rsidR="1770DEF3">
        <w:t>à</w:t>
      </w:r>
      <w:r w:rsidR="7495EE8A">
        <w:t xml:space="preserve"> multicolinearidade</w:t>
      </w:r>
      <w:r w:rsidR="327ADAF2"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FF1122" w14:paraId="430C4189" w14:textId="77777777" w:rsidTr="007830EF">
        <w:tc>
          <w:tcPr>
            <w:tcW w:w="9061" w:type="dxa"/>
          </w:tcPr>
          <w:p w14:paraId="6D9223EB" w14:textId="77777777" w:rsidR="00480AD5" w:rsidRDefault="00FF1122" w:rsidP="00480AD5">
            <w:pPr>
              <w:keepNext/>
              <w:spacing w:after="0"/>
              <w:ind w:firstLine="0"/>
              <w:jc w:val="center"/>
              <w:rPr>
                <w:rFonts w:eastAsia="Arial" w:cs="Arial"/>
              </w:rPr>
            </w:pPr>
            <w:r>
              <w:rPr>
                <w:noProof/>
              </w:rPr>
              <w:drawing>
                <wp:inline distT="0" distB="0" distL="0" distR="0" wp14:anchorId="62AD5BA6" wp14:editId="2B6B2C96">
                  <wp:extent cx="3240000" cy="2538444"/>
                  <wp:effectExtent l="0" t="0" r="0" b="0"/>
                  <wp:docPr id="753798848" name="Picture 717575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57522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3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E4224" w14:textId="0A121A60" w:rsidR="00FF1122" w:rsidRPr="00480AD5" w:rsidRDefault="00480AD5" w:rsidP="00480AD5">
            <w:pPr>
              <w:pStyle w:val="Legenda"/>
              <w:ind w:firstLine="0"/>
              <w:jc w:val="center"/>
              <w:rPr>
                <w:rFonts w:eastAsia="Arial" w:cs="Arial"/>
                <w:i w:val="0"/>
                <w:iCs w:val="0"/>
                <w:sz w:val="24"/>
                <w:szCs w:val="22"/>
              </w:rPr>
            </w:pPr>
            <w:bookmarkStart w:id="52" w:name="_Ref193644669"/>
            <w:bookmarkStart w:id="53" w:name="_Toc193647187"/>
            <w:r w:rsidRPr="00480AD5">
              <w:rPr>
                <w:i w:val="0"/>
                <w:iCs w:val="0"/>
                <w:color w:val="auto"/>
              </w:rPr>
              <w:t xml:space="preserve">Figura </w:t>
            </w:r>
            <w:r w:rsidRPr="00480AD5">
              <w:rPr>
                <w:i w:val="0"/>
                <w:iCs w:val="0"/>
                <w:color w:val="auto"/>
              </w:rPr>
              <w:fldChar w:fldCharType="begin"/>
            </w:r>
            <w:r w:rsidRPr="00480AD5">
              <w:rPr>
                <w:i w:val="0"/>
                <w:iCs w:val="0"/>
                <w:color w:val="auto"/>
              </w:rPr>
              <w:instrText xml:space="preserve"> SEQ Figura \* ARABIC </w:instrText>
            </w:r>
            <w:r w:rsidRPr="00480AD5">
              <w:rPr>
                <w:i w:val="0"/>
                <w:iCs w:val="0"/>
                <w:color w:val="auto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auto"/>
              </w:rPr>
              <w:t>19</w:t>
            </w:r>
            <w:r w:rsidRPr="00480AD5">
              <w:rPr>
                <w:i w:val="0"/>
                <w:iCs w:val="0"/>
                <w:color w:val="auto"/>
              </w:rPr>
              <w:fldChar w:fldCharType="end"/>
            </w:r>
            <w:bookmarkEnd w:id="52"/>
            <w:r w:rsidRPr="00480AD5">
              <w:rPr>
                <w:i w:val="0"/>
                <w:iCs w:val="0"/>
                <w:color w:val="auto"/>
              </w:rPr>
              <w:t xml:space="preserve"> </w:t>
            </w:r>
            <w:r w:rsidRPr="00AD7667">
              <w:rPr>
                <w:i w:val="0"/>
                <w:iCs w:val="0"/>
                <w:color w:val="auto"/>
                <w:lang w:val="en-US"/>
              </w:rPr>
              <w:t>Regression</w:t>
            </w:r>
            <w:r w:rsidRPr="00480AD5">
              <w:rPr>
                <w:i w:val="0"/>
                <w:iCs w:val="0"/>
                <w:color w:val="auto"/>
              </w:rPr>
              <w:t xml:space="preserve"> – Tentativa-02</w:t>
            </w:r>
            <w:bookmarkEnd w:id="53"/>
          </w:p>
        </w:tc>
      </w:tr>
    </w:tbl>
    <w:p w14:paraId="6A282050" w14:textId="0AD12C7F" w:rsidR="00E17BA8" w:rsidRPr="007951B4" w:rsidRDefault="00E17BA8" w:rsidP="3A4A50BA">
      <w:pPr>
        <w:spacing w:after="200" w:line="276" w:lineRule="auto"/>
      </w:pPr>
      <w:r>
        <w:br w:type="page"/>
      </w:r>
    </w:p>
    <w:p w14:paraId="6C762B7B" w14:textId="206FC71E" w:rsidR="5626D063" w:rsidRDefault="008868B3" w:rsidP="6F035023">
      <w:pPr>
        <w:pStyle w:val="Ttulo2"/>
      </w:pPr>
      <w:bookmarkStart w:id="54" w:name="_Toc193648015"/>
      <w:r w:rsidRPr="007951B4">
        <w:t>Acurácia e medidas de erros do modelo</w:t>
      </w:r>
      <w:bookmarkEnd w:id="54"/>
    </w:p>
    <w:p w14:paraId="192A321F" w14:textId="65CAB645" w:rsidR="03B2ACDB" w:rsidRPr="00F861D6" w:rsidRDefault="2DBA8C8F" w:rsidP="007C4973">
      <w:pPr>
        <w:spacing w:before="240" w:after="240"/>
        <w:rPr>
          <w:rFonts w:eastAsia="Arial" w:cs="Arial"/>
          <w:color w:val="000000" w:themeColor="text1"/>
        </w:rPr>
      </w:pPr>
      <w:r w:rsidRPr="00F861D6">
        <w:rPr>
          <w:rFonts w:eastAsia="Arial" w:cs="Arial"/>
          <w:color w:val="000000" w:themeColor="text1"/>
        </w:rPr>
        <w:t>Co</w:t>
      </w:r>
      <w:r w:rsidR="3BDEF476" w:rsidRPr="00F861D6">
        <w:rPr>
          <w:rFonts w:eastAsia="Arial" w:cs="Arial"/>
          <w:color w:val="000000" w:themeColor="text1"/>
        </w:rPr>
        <w:t>mo mencionado, o</w:t>
      </w:r>
      <w:r w:rsidR="03B2ACDB" w:rsidRPr="00F861D6">
        <w:rPr>
          <w:rFonts w:eastAsia="Arial" w:cs="Arial"/>
          <w:color w:val="000000" w:themeColor="text1"/>
        </w:rPr>
        <w:t xml:space="preserve"> modelo </w:t>
      </w:r>
      <w:r w:rsidR="29D324C2" w:rsidRPr="00F861D6">
        <w:rPr>
          <w:rFonts w:eastAsia="Arial" w:cs="Arial"/>
          <w:color w:val="000000" w:themeColor="text1"/>
        </w:rPr>
        <w:t>final</w:t>
      </w:r>
      <w:r w:rsidR="25A5DBFC" w:rsidRPr="00F861D6">
        <w:rPr>
          <w:rFonts w:eastAsia="Arial" w:cs="Arial"/>
          <w:color w:val="000000" w:themeColor="text1"/>
        </w:rPr>
        <w:t xml:space="preserve"> </w:t>
      </w:r>
      <w:r w:rsidR="03B2ACDB" w:rsidRPr="00F861D6">
        <w:rPr>
          <w:rFonts w:eastAsia="Arial" w:cs="Arial"/>
          <w:color w:val="000000" w:themeColor="text1"/>
        </w:rPr>
        <w:t xml:space="preserve">teve um coeficiente de determinação </w:t>
      </w:r>
      <w:r w:rsidR="001B076B" w:rsidRPr="00F861D6">
        <w:rPr>
          <w:rFonts w:eastAsia="Arial" w:cs="Arial"/>
          <w:color w:val="000000" w:themeColor="text1"/>
        </w:rPr>
        <w:t>(R²)</w:t>
      </w:r>
      <w:r w:rsidR="00A81938" w:rsidRPr="00F861D6">
        <w:rPr>
          <w:rFonts w:eastAsia="Arial" w:cs="Arial"/>
          <w:color w:val="000000" w:themeColor="text1"/>
        </w:rPr>
        <w:t xml:space="preserve"> </w:t>
      </w:r>
      <w:r w:rsidR="744E3334" w:rsidRPr="00F861D6">
        <w:rPr>
          <w:rFonts w:eastAsia="Arial" w:cs="Arial"/>
          <w:color w:val="000000" w:themeColor="text1"/>
        </w:rPr>
        <w:t>igual</w:t>
      </w:r>
      <w:r w:rsidR="03B2ACDB" w:rsidRPr="00F861D6">
        <w:rPr>
          <w:rFonts w:eastAsia="Arial" w:cs="Arial"/>
          <w:color w:val="000000" w:themeColor="text1"/>
        </w:rPr>
        <w:t xml:space="preserve"> </w:t>
      </w:r>
      <w:r w:rsidR="71987C07" w:rsidRPr="00F861D6">
        <w:rPr>
          <w:rFonts w:eastAsia="Arial" w:cs="Arial"/>
          <w:color w:val="000000" w:themeColor="text1"/>
        </w:rPr>
        <w:t xml:space="preserve">a </w:t>
      </w:r>
      <w:r w:rsidR="03B2ACDB" w:rsidRPr="00F861D6">
        <w:rPr>
          <w:rFonts w:eastAsia="Arial" w:cs="Arial"/>
          <w:color w:val="000000" w:themeColor="text1"/>
        </w:rPr>
        <w:t>65,2%</w:t>
      </w:r>
      <w:r w:rsidR="00763471" w:rsidRPr="00F861D6">
        <w:rPr>
          <w:rFonts w:eastAsia="Arial" w:cs="Arial"/>
          <w:color w:val="000000" w:themeColor="text1"/>
        </w:rPr>
        <w:t xml:space="preserve">. </w:t>
      </w:r>
      <w:r w:rsidR="003C6C92" w:rsidRPr="00F861D6">
        <w:rPr>
          <w:rFonts w:eastAsia="Arial" w:cs="Arial"/>
          <w:color w:val="000000" w:themeColor="text1"/>
        </w:rPr>
        <w:t>N</w:t>
      </w:r>
      <w:r w:rsidR="009D316C" w:rsidRPr="00F861D6">
        <w:rPr>
          <w:rFonts w:eastAsia="Arial" w:cs="Arial"/>
          <w:color w:val="000000" w:themeColor="text1"/>
        </w:rPr>
        <w:t>a</w:t>
      </w:r>
      <w:r w:rsidR="003C6C92" w:rsidRPr="00F861D6">
        <w:rPr>
          <w:rFonts w:eastAsia="Arial" w:cs="Arial"/>
          <w:color w:val="000000" w:themeColor="text1"/>
        </w:rPr>
        <w:t xml:space="preserve"> </w:t>
      </w:r>
      <w:r w:rsidR="003C6C92" w:rsidRPr="00F861D6">
        <w:rPr>
          <w:rFonts w:eastAsia="Arial" w:cs="Arial"/>
          <w:color w:val="000000" w:themeColor="text1"/>
          <w:szCs w:val="24"/>
        </w:rPr>
        <w:fldChar w:fldCharType="begin"/>
      </w:r>
      <w:r w:rsidR="003C6C92" w:rsidRPr="00F861D6">
        <w:rPr>
          <w:rFonts w:eastAsia="Arial" w:cs="Arial"/>
          <w:color w:val="000000" w:themeColor="text1"/>
          <w:szCs w:val="24"/>
        </w:rPr>
        <w:instrText xml:space="preserve"> REF _Ref193646311 \h  \* MERGEFORMAT </w:instrText>
      </w:r>
      <w:r w:rsidR="003C6C92" w:rsidRPr="00F861D6">
        <w:rPr>
          <w:rFonts w:eastAsia="Arial" w:cs="Arial"/>
          <w:color w:val="000000" w:themeColor="text1"/>
          <w:szCs w:val="24"/>
        </w:rPr>
      </w:r>
      <w:r w:rsidR="003C6C92" w:rsidRPr="00F861D6">
        <w:rPr>
          <w:rFonts w:eastAsia="Arial" w:cs="Arial"/>
          <w:color w:val="000000" w:themeColor="text1"/>
          <w:szCs w:val="24"/>
        </w:rPr>
        <w:fldChar w:fldCharType="separate"/>
      </w:r>
      <w:r w:rsidR="003C6C92" w:rsidRPr="00F861D6">
        <w:rPr>
          <w:i/>
          <w:iCs/>
          <w:color w:val="000000" w:themeColor="text1"/>
          <w:szCs w:val="24"/>
        </w:rPr>
        <w:t xml:space="preserve">Figura </w:t>
      </w:r>
      <w:r w:rsidR="003C6C92" w:rsidRPr="00F861D6">
        <w:rPr>
          <w:i/>
          <w:iCs/>
          <w:noProof/>
          <w:color w:val="000000" w:themeColor="text1"/>
          <w:szCs w:val="24"/>
        </w:rPr>
        <w:t>20</w:t>
      </w:r>
      <w:r w:rsidR="003C6C92" w:rsidRPr="00F861D6">
        <w:rPr>
          <w:rFonts w:eastAsia="Arial" w:cs="Arial"/>
          <w:color w:val="000000" w:themeColor="text1"/>
          <w:szCs w:val="24"/>
        </w:rPr>
        <w:fldChar w:fldCharType="end"/>
      </w:r>
      <w:r w:rsidR="00DA7468" w:rsidRPr="00F861D6">
        <w:rPr>
          <w:rFonts w:eastAsia="Arial" w:cs="Arial"/>
          <w:color w:val="000000" w:themeColor="text1"/>
        </w:rPr>
        <w:t xml:space="preserve">, </w:t>
      </w:r>
      <w:r w:rsidR="0080177A" w:rsidRPr="00F861D6">
        <w:rPr>
          <w:rFonts w:eastAsia="Arial" w:cs="Arial"/>
          <w:color w:val="000000" w:themeColor="text1"/>
        </w:rPr>
        <w:t>é apresentado</w:t>
      </w:r>
      <w:r w:rsidR="00B84EE2" w:rsidRPr="00F861D6">
        <w:rPr>
          <w:rFonts w:eastAsia="Arial" w:cs="Arial"/>
          <w:color w:val="000000" w:themeColor="text1"/>
        </w:rPr>
        <w:t xml:space="preserve"> </w:t>
      </w:r>
      <w:r w:rsidR="00E7723F" w:rsidRPr="00F861D6">
        <w:rPr>
          <w:rFonts w:eastAsia="Arial" w:cs="Arial"/>
          <w:color w:val="000000" w:themeColor="text1"/>
        </w:rPr>
        <w:t xml:space="preserve">o gráfico de dispersão entre os </w:t>
      </w:r>
      <w:r w:rsidR="000D3BC0" w:rsidRPr="00F861D6">
        <w:rPr>
          <w:rFonts w:eastAsia="Arial" w:cs="Arial"/>
          <w:color w:val="000000" w:themeColor="text1"/>
        </w:rPr>
        <w:t xml:space="preserve">valores </w:t>
      </w:r>
      <w:r w:rsidR="0087090F" w:rsidRPr="00F861D6">
        <w:rPr>
          <w:rFonts w:eastAsia="Arial" w:cs="Arial"/>
          <w:color w:val="000000" w:themeColor="text1"/>
        </w:rPr>
        <w:t>observados</w:t>
      </w:r>
      <w:r w:rsidR="000D3BC0" w:rsidRPr="00F861D6">
        <w:rPr>
          <w:rFonts w:eastAsia="Arial" w:cs="Arial"/>
          <w:color w:val="000000" w:themeColor="text1"/>
        </w:rPr>
        <w:t xml:space="preserve"> e </w:t>
      </w:r>
      <w:r w:rsidR="0087090F" w:rsidRPr="00F861D6">
        <w:rPr>
          <w:rFonts w:eastAsia="Arial" w:cs="Arial"/>
          <w:color w:val="000000" w:themeColor="text1"/>
        </w:rPr>
        <w:t>estimados</w:t>
      </w:r>
      <w:r w:rsidR="000D3BC0" w:rsidRPr="00F861D6">
        <w:rPr>
          <w:rFonts w:eastAsia="Arial" w:cs="Arial"/>
          <w:color w:val="000000" w:themeColor="text1"/>
        </w:rPr>
        <w:t xml:space="preserve"> da variável target</w:t>
      </w:r>
      <w:r w:rsidR="00DE35D0" w:rsidRPr="00F861D6">
        <w:rPr>
          <w:rFonts w:eastAsia="Arial" w:cs="Arial"/>
          <w:color w:val="000000" w:themeColor="text1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E14C55" w14:paraId="3803AE39" w14:textId="77777777" w:rsidTr="007830EF">
        <w:tc>
          <w:tcPr>
            <w:tcW w:w="9061" w:type="dxa"/>
          </w:tcPr>
          <w:p w14:paraId="2406E009" w14:textId="77777777" w:rsidR="007545FD" w:rsidRDefault="00E14C55" w:rsidP="007545FD">
            <w:pPr>
              <w:keepNext/>
              <w:spacing w:after="0"/>
              <w:ind w:firstLine="0"/>
            </w:pPr>
            <w:r w:rsidRPr="00E14C55">
              <w:drawing>
                <wp:inline distT="0" distB="0" distL="0" distR="0" wp14:anchorId="3435ADD3" wp14:editId="69818EBE">
                  <wp:extent cx="5404339" cy="2868691"/>
                  <wp:effectExtent l="0" t="0" r="6350" b="8255"/>
                  <wp:docPr id="5991734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7345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299" cy="287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83630" w14:textId="67871E1E" w:rsidR="00E14C55" w:rsidRPr="007545FD" w:rsidRDefault="007545FD" w:rsidP="007545FD">
            <w:pPr>
              <w:pStyle w:val="Legenda"/>
              <w:jc w:val="center"/>
              <w:rPr>
                <w:i w:val="0"/>
                <w:iCs w:val="0"/>
                <w:color w:val="auto"/>
                <w:sz w:val="20"/>
                <w:szCs w:val="20"/>
              </w:rPr>
            </w:pPr>
            <w:bookmarkStart w:id="55" w:name="_Ref193646311"/>
            <w:bookmarkStart w:id="56" w:name="_Toc193647188"/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Figura </w:t>
            </w:r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instrText xml:space="preserve"> SEQ Figura \* ARABIC </w:instrText>
            </w:r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000000" w:themeColor="text1"/>
                <w:sz w:val="20"/>
                <w:szCs w:val="20"/>
              </w:rPr>
              <w:t>20</w:t>
            </w:r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bookmarkEnd w:id="55"/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 Estimado </w:t>
            </w:r>
            <w:r w:rsidRPr="00696835">
              <w:rPr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vs</w:t>
            </w:r>
            <w:r w:rsidRPr="007545FD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 Observado</w:t>
            </w:r>
            <w:bookmarkEnd w:id="56"/>
          </w:p>
        </w:tc>
      </w:tr>
    </w:tbl>
    <w:p w14:paraId="433A8E9E" w14:textId="461FBED6" w:rsidR="03B2ACDB" w:rsidRDefault="003218BA" w:rsidP="00210F43">
      <w:pPr>
        <w:spacing w:before="240" w:after="240"/>
        <w:rPr>
          <w:rFonts w:eastAsia="Arial" w:cs="Arial"/>
          <w:szCs w:val="24"/>
        </w:rPr>
      </w:pPr>
      <w:r>
        <w:rPr>
          <w:rFonts w:eastAsia="Arial" w:cs="Arial"/>
        </w:rPr>
        <w:t>A</w:t>
      </w:r>
      <w:r w:rsidR="008F3E1E" w:rsidRPr="00986200">
        <w:rPr>
          <w:rFonts w:eastAsia="Arial" w:cs="Arial"/>
        </w:rPr>
        <w:t xml:space="preserve"> </w:t>
      </w:r>
      <w:r w:rsidR="00673B21" w:rsidRPr="00673B21">
        <w:rPr>
          <w:rFonts w:eastAsia="Arial" w:cs="Arial"/>
          <w:szCs w:val="24"/>
        </w:rPr>
        <w:fldChar w:fldCharType="begin"/>
      </w:r>
      <w:r w:rsidR="00673B21" w:rsidRPr="00673B21">
        <w:rPr>
          <w:rFonts w:eastAsia="Arial" w:cs="Arial"/>
          <w:szCs w:val="24"/>
        </w:rPr>
        <w:instrText xml:space="preserve"> REF _Ref193644514 \h </w:instrText>
      </w:r>
      <w:r w:rsidR="00673B21">
        <w:rPr>
          <w:rFonts w:eastAsia="Arial" w:cs="Arial"/>
          <w:szCs w:val="24"/>
        </w:rPr>
        <w:instrText xml:space="preserve"> \* MERGEFORMAT </w:instrText>
      </w:r>
      <w:r w:rsidR="00673B21" w:rsidRPr="00673B21">
        <w:rPr>
          <w:rFonts w:eastAsia="Arial" w:cs="Arial"/>
          <w:szCs w:val="24"/>
        </w:rPr>
      </w:r>
      <w:r w:rsidR="00673B21" w:rsidRPr="00673B21">
        <w:rPr>
          <w:rFonts w:eastAsia="Arial" w:cs="Arial"/>
          <w:szCs w:val="24"/>
        </w:rPr>
        <w:fldChar w:fldCharType="separate"/>
      </w:r>
      <w:r w:rsidR="00673B21" w:rsidRPr="00673B21">
        <w:rPr>
          <w:i/>
          <w:iCs/>
          <w:szCs w:val="24"/>
        </w:rPr>
        <w:t xml:space="preserve">Figura </w:t>
      </w:r>
      <w:r w:rsidR="00673B21" w:rsidRPr="00673B21">
        <w:rPr>
          <w:i/>
          <w:iCs/>
          <w:noProof/>
          <w:szCs w:val="24"/>
        </w:rPr>
        <w:t>21</w:t>
      </w:r>
      <w:r w:rsidR="00673B21" w:rsidRPr="00673B21">
        <w:rPr>
          <w:rFonts w:eastAsia="Arial" w:cs="Arial"/>
          <w:szCs w:val="24"/>
        </w:rPr>
        <w:fldChar w:fldCharType="end"/>
      </w:r>
      <w:r w:rsidR="00673B21">
        <w:rPr>
          <w:rFonts w:eastAsia="Arial" w:cs="Arial"/>
        </w:rPr>
        <w:t xml:space="preserve"> </w:t>
      </w:r>
      <w:r w:rsidR="007016C0">
        <w:rPr>
          <w:rFonts w:eastAsia="Arial" w:cs="Arial"/>
        </w:rPr>
        <w:t>apresenta as medidas de e</w:t>
      </w:r>
      <w:r w:rsidR="00543761">
        <w:rPr>
          <w:rFonts w:eastAsia="Arial" w:cs="Arial"/>
        </w:rPr>
        <w:t xml:space="preserve">rro </w:t>
      </w:r>
      <w:r w:rsidR="006B5576">
        <w:rPr>
          <w:rFonts w:eastAsia="Arial" w:cs="Arial"/>
        </w:rPr>
        <w:t>associadas às predições, sendo o mais importante a se destacar a média de erro médio próxima a zero, car</w:t>
      </w:r>
      <w:r w:rsidR="002C2FA0">
        <w:rPr>
          <w:rFonts w:eastAsia="Arial" w:cs="Arial"/>
        </w:rPr>
        <w:t xml:space="preserve">acterística </w:t>
      </w:r>
      <w:r w:rsidR="007171CC">
        <w:rPr>
          <w:rFonts w:eastAsia="Arial" w:cs="Arial"/>
        </w:rPr>
        <w:t xml:space="preserve">do modelo de </w:t>
      </w:r>
      <w:r w:rsidR="008F3E1E" w:rsidRPr="00986200">
        <w:rPr>
          <w:rFonts w:eastAsia="Arial" w:cs="Arial"/>
        </w:rPr>
        <w:t xml:space="preserve">regressão </w:t>
      </w:r>
      <w:r w:rsidR="000523F0">
        <w:rPr>
          <w:rFonts w:eastAsia="Arial" w:cs="Arial"/>
        </w:rPr>
        <w:t>linear m</w:t>
      </w:r>
      <w:r w:rsidR="008B6975">
        <w:rPr>
          <w:rFonts w:eastAsia="Arial" w:cs="Arial"/>
        </w:rPr>
        <w:t>últipla.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1F3F30" w14:paraId="7DDFC52D" w14:textId="77777777" w:rsidTr="007830EF">
        <w:tc>
          <w:tcPr>
            <w:tcW w:w="9061" w:type="dxa"/>
          </w:tcPr>
          <w:p w14:paraId="00415167" w14:textId="7EFF9D49" w:rsidR="001F3F30" w:rsidRDefault="00343C6A" w:rsidP="001F3F30">
            <w:pPr>
              <w:keepNext/>
              <w:spacing w:after="0" w:line="276" w:lineRule="auto"/>
              <w:ind w:firstLine="0"/>
              <w:jc w:val="center"/>
            </w:pPr>
            <w:r w:rsidRPr="00343C6A">
              <w:drawing>
                <wp:inline distT="0" distB="0" distL="0" distR="0" wp14:anchorId="2F41E3EB" wp14:editId="0DD18584">
                  <wp:extent cx="5311600" cy="1127858"/>
                  <wp:effectExtent l="0" t="0" r="3810" b="0"/>
                  <wp:docPr id="15850791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0791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600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A1A3" w14:textId="224F4EE0" w:rsidR="001F3F30" w:rsidRPr="001F3F30" w:rsidRDefault="001F3F30" w:rsidP="001F3F30">
            <w:pPr>
              <w:pStyle w:val="Legenda"/>
              <w:spacing w:after="0"/>
              <w:jc w:val="center"/>
              <w:rPr>
                <w:i w:val="0"/>
                <w:iCs w:val="0"/>
              </w:rPr>
            </w:pPr>
            <w:bookmarkStart w:id="57" w:name="_Ref193644514"/>
            <w:bookmarkStart w:id="58" w:name="_Toc193647189"/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t xml:space="preserve">Figura </w:t>
            </w:r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fldChar w:fldCharType="begin"/>
            </w:r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instrText xml:space="preserve"> SEQ Figura \* ARABIC </w:instrText>
            </w:r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auto"/>
                <w:sz w:val="20"/>
                <w:szCs w:val="20"/>
              </w:rPr>
              <w:t>21</w:t>
            </w:r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fldChar w:fldCharType="end"/>
            </w:r>
            <w:bookmarkEnd w:id="57"/>
            <w:r w:rsidRPr="001F3F30">
              <w:rPr>
                <w:i w:val="0"/>
                <w:iCs w:val="0"/>
                <w:color w:val="auto"/>
                <w:sz w:val="20"/>
                <w:szCs w:val="20"/>
              </w:rPr>
              <w:t xml:space="preserve"> Medidas de erro</w:t>
            </w:r>
            <w:bookmarkEnd w:id="58"/>
          </w:p>
        </w:tc>
      </w:tr>
    </w:tbl>
    <w:p w14:paraId="2FE34D32" w14:textId="7F73CF68" w:rsidR="00E17BA8" w:rsidRPr="007951B4" w:rsidRDefault="00E17BA8" w:rsidP="00E17BA8">
      <w:pPr>
        <w:spacing w:after="200" w:line="276" w:lineRule="auto"/>
        <w:ind w:firstLine="0"/>
        <w:jc w:val="left"/>
      </w:pPr>
      <w:r w:rsidRPr="007951B4">
        <w:br w:type="page"/>
      </w:r>
    </w:p>
    <w:p w14:paraId="3CB4C19C" w14:textId="44ADC19B" w:rsidR="004A4AE9" w:rsidRPr="007951B4" w:rsidRDefault="0072683E" w:rsidP="0072683E">
      <w:pPr>
        <w:pStyle w:val="Ttulo1"/>
      </w:pPr>
      <w:bookmarkStart w:id="59" w:name="_Toc193648016"/>
      <w:r w:rsidRPr="007951B4">
        <w:t>Recomendações positivas e negativas</w:t>
      </w:r>
      <w:bookmarkEnd w:id="59"/>
    </w:p>
    <w:p w14:paraId="66992931" w14:textId="77777777" w:rsidR="00DC604B" w:rsidRDefault="00DC604B" w:rsidP="00DC604B">
      <w:pPr>
        <w:pStyle w:val="Ttulo2"/>
      </w:pPr>
      <w:bookmarkStart w:id="60" w:name="_Toc193648017"/>
      <w:r w:rsidRPr="007951B4">
        <w:t>As variáveis são suficientes para tomada de decisão?</w:t>
      </w:r>
      <w:bookmarkEnd w:id="60"/>
      <w:r w:rsidRPr="007951B4">
        <w:t xml:space="preserve"> </w:t>
      </w:r>
    </w:p>
    <w:p w14:paraId="1F8A4176" w14:textId="60ECECFE" w:rsidR="0E995172" w:rsidRDefault="19216243" w:rsidP="47DA3C35">
      <w:pPr>
        <w:spacing w:before="240" w:after="240"/>
      </w:pPr>
      <w:r w:rsidRPr="47DA3C35">
        <w:rPr>
          <w:rFonts w:eastAsia="Arial" w:cs="Arial"/>
          <w:szCs w:val="24"/>
        </w:rPr>
        <w:t xml:space="preserve">Pode-se considerar que as variáveis utilizadas no modelo </w:t>
      </w:r>
      <w:r w:rsidRPr="00494A22">
        <w:rPr>
          <w:rFonts w:eastAsia="Arial" w:cs="Arial"/>
          <w:szCs w:val="24"/>
        </w:rPr>
        <w:t>não são totalmente suficientes</w:t>
      </w:r>
      <w:r w:rsidRPr="47DA3C35">
        <w:rPr>
          <w:rFonts w:eastAsia="Arial" w:cs="Arial"/>
          <w:szCs w:val="24"/>
        </w:rPr>
        <w:t xml:space="preserve"> para garantir uma tomada de decisão precisa. O coeficiente de determinação (</w:t>
      </w:r>
      <w:r w:rsidRPr="00494A22">
        <w:rPr>
          <w:rFonts w:eastAsia="Arial" w:cs="Arial"/>
          <w:szCs w:val="24"/>
        </w:rPr>
        <w:t>R² = 65,2%</w:t>
      </w:r>
      <w:r w:rsidRPr="47DA3C35">
        <w:rPr>
          <w:rFonts w:eastAsia="Arial" w:cs="Arial"/>
          <w:szCs w:val="24"/>
        </w:rPr>
        <w:t xml:space="preserve">) indica que o modelo consegue explicar uma parte significativa da variabilidade dos dados, mas </w:t>
      </w:r>
      <w:r w:rsidRPr="00494A22">
        <w:rPr>
          <w:rFonts w:eastAsia="Arial" w:cs="Arial"/>
          <w:szCs w:val="24"/>
        </w:rPr>
        <w:t>ainda há um percentual relevante não capturado</w:t>
      </w:r>
      <w:r w:rsidRPr="47DA3C35">
        <w:rPr>
          <w:rFonts w:eastAsia="Arial" w:cs="Arial"/>
          <w:szCs w:val="24"/>
        </w:rPr>
        <w:t>, o que pode levar a erros consideráveis nas previsões.</w:t>
      </w:r>
    </w:p>
    <w:p w14:paraId="7F64A3EE" w14:textId="52E2F9FF" w:rsidR="0E995172" w:rsidRDefault="19216243" w:rsidP="47DA3C35">
      <w:pPr>
        <w:spacing w:before="240" w:after="240"/>
      </w:pPr>
      <w:r w:rsidRPr="47DA3C35">
        <w:rPr>
          <w:rFonts w:eastAsia="Arial" w:cs="Arial"/>
          <w:szCs w:val="24"/>
        </w:rPr>
        <w:t xml:space="preserve">A dispersão observada no gráfico de dispersão entre os valores reais e estimados sugere que o modelo enfrenta </w:t>
      </w:r>
      <w:r w:rsidRPr="00494A22">
        <w:rPr>
          <w:rFonts w:eastAsia="Arial" w:cs="Arial"/>
          <w:szCs w:val="24"/>
        </w:rPr>
        <w:t>dificuldades na generalização</w:t>
      </w:r>
      <w:r w:rsidRPr="47DA3C35">
        <w:rPr>
          <w:rFonts w:eastAsia="Arial" w:cs="Arial"/>
          <w:szCs w:val="24"/>
        </w:rPr>
        <w:t>, possivelmente devido a:</w:t>
      </w:r>
    </w:p>
    <w:p w14:paraId="34F92470" w14:textId="610EDC52" w:rsidR="0E995172" w:rsidRDefault="19216243" w:rsidP="2650477F">
      <w:pPr>
        <w:pStyle w:val="PargrafodaLista"/>
        <w:numPr>
          <w:ilvl w:val="0"/>
          <w:numId w:val="30"/>
        </w:numPr>
        <w:spacing w:after="0"/>
        <w:rPr>
          <w:rFonts w:eastAsia="Arial" w:cs="Arial"/>
        </w:rPr>
      </w:pPr>
      <w:r w:rsidRPr="00494A22">
        <w:rPr>
          <w:rFonts w:eastAsia="Arial" w:cs="Arial"/>
        </w:rPr>
        <w:t>Multicolinearidade entre variáveis</w:t>
      </w:r>
      <w:r w:rsidRPr="75BE98B6">
        <w:rPr>
          <w:rFonts w:eastAsia="Arial" w:cs="Arial"/>
        </w:rPr>
        <w:t xml:space="preserve">, que pode estar prejudicando a qualidade do modelo. Neste cenário testamos remover </w:t>
      </w:r>
      <w:r w:rsidR="4DF8B9D4" w:rsidRPr="6E3DF411">
        <w:rPr>
          <w:rFonts w:eastAsia="Arial" w:cs="Arial"/>
        </w:rPr>
        <w:t>variáveis</w:t>
      </w:r>
      <w:r w:rsidRPr="75BE98B6">
        <w:rPr>
          <w:rFonts w:eastAsia="Arial" w:cs="Arial"/>
        </w:rPr>
        <w:t xml:space="preserve"> de maior </w:t>
      </w:r>
      <w:r w:rsidR="6FCF0E73" w:rsidRPr="6E3DF411">
        <w:rPr>
          <w:rFonts w:eastAsia="Arial" w:cs="Arial"/>
        </w:rPr>
        <w:t>correlação</w:t>
      </w:r>
      <w:r w:rsidRPr="75BE98B6">
        <w:rPr>
          <w:rFonts w:eastAsia="Arial" w:cs="Arial"/>
        </w:rPr>
        <w:t xml:space="preserve"> do</w:t>
      </w:r>
      <w:r w:rsidR="48FAE474" w:rsidRPr="75BE98B6">
        <w:rPr>
          <w:rFonts w:eastAsia="Arial" w:cs="Arial"/>
        </w:rPr>
        <w:t xml:space="preserve"> modelo</w:t>
      </w:r>
      <w:r w:rsidR="66C38497" w:rsidRPr="6E3DF411">
        <w:rPr>
          <w:rFonts w:eastAsia="Arial" w:cs="Arial"/>
        </w:rPr>
        <w:t xml:space="preserve"> (como </w:t>
      </w:r>
      <w:r w:rsidR="66C38497" w:rsidRPr="4D5521D3">
        <w:rPr>
          <w:rFonts w:eastAsia="Arial" w:cs="Arial"/>
          <w:b/>
          <w:noProof/>
        </w:rPr>
        <w:t>casa_propria</w:t>
      </w:r>
      <w:r w:rsidR="66C38497" w:rsidRPr="3096CB5C">
        <w:rPr>
          <w:rFonts w:eastAsia="Arial" w:cs="Arial"/>
        </w:rPr>
        <w:t xml:space="preserve"> </w:t>
      </w:r>
      <w:r w:rsidR="66C38497" w:rsidRPr="01806DDC">
        <w:rPr>
          <w:rFonts w:eastAsia="Arial" w:cs="Arial"/>
        </w:rPr>
        <w:t xml:space="preserve">e </w:t>
      </w:r>
      <w:r w:rsidR="66C38497" w:rsidRPr="4D5521D3">
        <w:rPr>
          <w:rFonts w:eastAsia="Arial" w:cs="Arial"/>
          <w:b/>
        </w:rPr>
        <w:t>idade</w:t>
      </w:r>
      <w:r w:rsidR="66C38497" w:rsidRPr="01806DDC">
        <w:rPr>
          <w:rFonts w:eastAsia="Arial" w:cs="Arial"/>
        </w:rPr>
        <w:t>)</w:t>
      </w:r>
      <w:r w:rsidR="48FAE474" w:rsidRPr="01806DDC">
        <w:rPr>
          <w:rFonts w:eastAsia="Arial" w:cs="Arial"/>
        </w:rPr>
        <w:t>,</w:t>
      </w:r>
      <w:r w:rsidR="48FAE474" w:rsidRPr="75BE98B6">
        <w:rPr>
          <w:rFonts w:eastAsia="Arial" w:cs="Arial"/>
        </w:rPr>
        <w:t xml:space="preserve"> contudo isso impactou negativamente na </w:t>
      </w:r>
      <w:r w:rsidR="08D75D01" w:rsidRPr="01806DDC">
        <w:rPr>
          <w:rFonts w:eastAsia="Arial" w:cs="Arial"/>
        </w:rPr>
        <w:t>acurá</w:t>
      </w:r>
      <w:r w:rsidR="00DA1C8A">
        <w:rPr>
          <w:rFonts w:eastAsia="Arial" w:cs="Arial"/>
        </w:rPr>
        <w:t>c</w:t>
      </w:r>
      <w:r w:rsidR="08D75D01" w:rsidRPr="01806DDC">
        <w:rPr>
          <w:rFonts w:eastAsia="Arial" w:cs="Arial"/>
        </w:rPr>
        <w:t>ia</w:t>
      </w:r>
      <w:r w:rsidR="48FAE474" w:rsidRPr="75BE98B6">
        <w:rPr>
          <w:rFonts w:eastAsia="Arial" w:cs="Arial"/>
        </w:rPr>
        <w:t>.</w:t>
      </w:r>
    </w:p>
    <w:p w14:paraId="2AE248D4" w14:textId="535A576B" w:rsidR="0E995172" w:rsidRDefault="19216243" w:rsidP="47DA3C35">
      <w:pPr>
        <w:pStyle w:val="PargrafodaLista"/>
        <w:numPr>
          <w:ilvl w:val="0"/>
          <w:numId w:val="30"/>
        </w:numPr>
        <w:spacing w:after="0"/>
        <w:rPr>
          <w:rFonts w:eastAsia="Arial" w:cs="Arial"/>
          <w:szCs w:val="24"/>
        </w:rPr>
      </w:pPr>
      <w:r w:rsidRPr="00494A22">
        <w:rPr>
          <w:rFonts w:eastAsia="Arial" w:cs="Arial"/>
          <w:szCs w:val="24"/>
        </w:rPr>
        <w:t>Ausência de variáveis importantes</w:t>
      </w:r>
      <w:r w:rsidRPr="47DA3C35">
        <w:rPr>
          <w:rFonts w:eastAsia="Arial" w:cs="Arial"/>
          <w:szCs w:val="24"/>
        </w:rPr>
        <w:t>, especialmente aquelas relacionadas ao comportamento de pagamento dos clientes, que podem ter impacto direto no risco de crédito.</w:t>
      </w:r>
    </w:p>
    <w:p w14:paraId="0CBC6050" w14:textId="6986DBB8" w:rsidR="0E995172" w:rsidRDefault="19216243" w:rsidP="47DA3C35">
      <w:pPr>
        <w:pStyle w:val="PargrafodaLista"/>
        <w:numPr>
          <w:ilvl w:val="0"/>
          <w:numId w:val="30"/>
        </w:numPr>
        <w:spacing w:after="0"/>
        <w:rPr>
          <w:rFonts w:eastAsia="Arial" w:cs="Arial"/>
          <w:szCs w:val="24"/>
        </w:rPr>
      </w:pPr>
      <w:r w:rsidRPr="00494A22">
        <w:rPr>
          <w:rFonts w:eastAsia="Arial" w:cs="Arial"/>
          <w:szCs w:val="24"/>
        </w:rPr>
        <w:t>Relação não linear entre as variáveis</w:t>
      </w:r>
      <w:r w:rsidRPr="47DA3C35">
        <w:rPr>
          <w:rFonts w:eastAsia="Arial" w:cs="Arial"/>
          <w:szCs w:val="24"/>
        </w:rPr>
        <w:t>, indicando que a regressão linear pode não ser a melhor abordagem para capturar padrões complexos.</w:t>
      </w:r>
    </w:p>
    <w:p w14:paraId="3C9E14EA" w14:textId="5CC04369" w:rsidR="0E995172" w:rsidRDefault="19216243" w:rsidP="47DA3C35">
      <w:pPr>
        <w:spacing w:before="240" w:after="240"/>
      </w:pPr>
      <w:r w:rsidRPr="47DA3C35">
        <w:rPr>
          <w:rFonts w:eastAsia="Arial" w:cs="Arial"/>
          <w:szCs w:val="24"/>
        </w:rPr>
        <w:t xml:space="preserve">Dessa forma, </w:t>
      </w:r>
      <w:r w:rsidRPr="00494A22">
        <w:rPr>
          <w:rFonts w:eastAsia="Arial" w:cs="Arial"/>
          <w:szCs w:val="24"/>
        </w:rPr>
        <w:t>a inclusão de novas variáveis mais representativas</w:t>
      </w:r>
      <w:r w:rsidRPr="47DA3C35">
        <w:rPr>
          <w:rFonts w:eastAsia="Arial" w:cs="Arial"/>
          <w:szCs w:val="24"/>
        </w:rPr>
        <w:t xml:space="preserve">, como histórico detalhado de pagamentos, frequência de utilização do crédito e outros fatores comportamentais, poderia </w:t>
      </w:r>
      <w:r w:rsidRPr="00494A22">
        <w:rPr>
          <w:rFonts w:eastAsia="Arial" w:cs="Arial"/>
          <w:szCs w:val="24"/>
        </w:rPr>
        <w:t>melhorar o desempenho do modelo</w:t>
      </w:r>
      <w:r w:rsidRPr="47DA3C35">
        <w:rPr>
          <w:rFonts w:eastAsia="Arial" w:cs="Arial"/>
          <w:szCs w:val="24"/>
        </w:rPr>
        <w:t xml:space="preserve">. Além disso, explorar técnicas mais avançadas, como </w:t>
      </w:r>
      <w:r w:rsidRPr="00494A22">
        <w:rPr>
          <w:rFonts w:eastAsia="Arial" w:cs="Arial"/>
          <w:szCs w:val="24"/>
        </w:rPr>
        <w:t>árvores de decisão ou redes neurais</w:t>
      </w:r>
      <w:r w:rsidRPr="47DA3C35">
        <w:rPr>
          <w:rFonts w:eastAsia="Arial" w:cs="Arial"/>
          <w:szCs w:val="24"/>
        </w:rPr>
        <w:t>, poderia aprimorar a capacidade preditiva e reduzir os erros.</w:t>
      </w:r>
    </w:p>
    <w:p w14:paraId="770FF3D9" w14:textId="64FF40FF" w:rsidR="0E995172" w:rsidRDefault="0E995172" w:rsidP="0E995172">
      <w:pPr>
        <w:rPr>
          <w:rFonts w:eastAsia="Arial" w:cs="Arial"/>
        </w:rPr>
      </w:pPr>
    </w:p>
    <w:p w14:paraId="681E7792" w14:textId="4DF09CCA" w:rsidR="00EB2D0D" w:rsidRPr="007951B4" w:rsidRDefault="00EB2D0D" w:rsidP="00EB2D0D">
      <w:pPr>
        <w:spacing w:after="200" w:line="276" w:lineRule="auto"/>
        <w:ind w:firstLine="0"/>
        <w:jc w:val="left"/>
      </w:pPr>
      <w:r w:rsidRPr="007951B4">
        <w:br w:type="page"/>
      </w:r>
    </w:p>
    <w:p w14:paraId="5CC023CF" w14:textId="2B5196FB" w:rsidR="00CE2BCA" w:rsidRPr="00CE0026" w:rsidRDefault="00DC604B" w:rsidP="00CE0026">
      <w:pPr>
        <w:pStyle w:val="Ttulo2"/>
      </w:pPr>
      <w:bookmarkStart w:id="61" w:name="_Toc193648018"/>
      <w:r w:rsidRPr="007951B4">
        <w:t>As suposições do modelo de regressão linear múltipla foram atendidas?</w:t>
      </w:r>
      <w:bookmarkEnd w:id="61"/>
    </w:p>
    <w:p w14:paraId="3ABF739D" w14:textId="24C27CE2" w:rsidR="008B34DF" w:rsidRDefault="2B382D2E" w:rsidP="007B0EA0">
      <w:pPr>
        <w:rPr>
          <w:szCs w:val="24"/>
        </w:rPr>
      </w:pPr>
      <w:r w:rsidRPr="008B34DF">
        <w:rPr>
          <w:szCs w:val="24"/>
        </w:rPr>
        <w:t xml:space="preserve">As principais suposições do modelo </w:t>
      </w:r>
      <w:r w:rsidR="66761F76" w:rsidRPr="008B34DF">
        <w:rPr>
          <w:szCs w:val="24"/>
        </w:rPr>
        <w:t>são</w:t>
      </w:r>
      <w:r w:rsidRPr="008B34DF">
        <w:rPr>
          <w:szCs w:val="24"/>
        </w:rPr>
        <w:t xml:space="preserve">: </w:t>
      </w:r>
      <w:r w:rsidR="3C13E67A" w:rsidRPr="008B34DF">
        <w:rPr>
          <w:szCs w:val="24"/>
        </w:rPr>
        <w:t xml:space="preserve">resíduos </w:t>
      </w:r>
      <w:r w:rsidR="412E718F" w:rsidRPr="008B34DF">
        <w:rPr>
          <w:szCs w:val="24"/>
        </w:rPr>
        <w:t>independentes</w:t>
      </w:r>
      <w:r w:rsidR="3D3C5AB9" w:rsidRPr="008B34DF">
        <w:rPr>
          <w:szCs w:val="24"/>
        </w:rPr>
        <w:t xml:space="preserve">, </w:t>
      </w:r>
      <w:r w:rsidR="34D4764A" w:rsidRPr="008B34DF">
        <w:rPr>
          <w:szCs w:val="24"/>
        </w:rPr>
        <w:t xml:space="preserve">com </w:t>
      </w:r>
      <w:r w:rsidR="3D3C5AB9" w:rsidRPr="008B34DF">
        <w:rPr>
          <w:szCs w:val="24"/>
        </w:rPr>
        <w:t>média</w:t>
      </w:r>
      <w:r w:rsidR="78268F6A" w:rsidRPr="008B34DF">
        <w:rPr>
          <w:szCs w:val="24"/>
        </w:rPr>
        <w:t xml:space="preserve"> </w:t>
      </w:r>
      <w:r w:rsidR="2C362287" w:rsidRPr="008B34DF">
        <w:rPr>
          <w:szCs w:val="24"/>
        </w:rPr>
        <w:t xml:space="preserve">igual </w:t>
      </w:r>
      <w:r w:rsidR="3D3C5AB9" w:rsidRPr="008B34DF">
        <w:rPr>
          <w:szCs w:val="24"/>
        </w:rPr>
        <w:t>a zero</w:t>
      </w:r>
      <w:r w:rsidR="78268F6A" w:rsidRPr="008B34DF">
        <w:rPr>
          <w:szCs w:val="24"/>
        </w:rPr>
        <w:t xml:space="preserve"> </w:t>
      </w:r>
      <w:r w:rsidR="3D3C5AB9" w:rsidRPr="008B34DF">
        <w:rPr>
          <w:szCs w:val="24"/>
        </w:rPr>
        <w:t xml:space="preserve">e </w:t>
      </w:r>
      <w:r w:rsidR="2ED01802" w:rsidRPr="008B34DF">
        <w:rPr>
          <w:szCs w:val="24"/>
        </w:rPr>
        <w:t xml:space="preserve">com distribuição </w:t>
      </w:r>
      <w:r w:rsidR="3D3C5AB9" w:rsidRPr="008B34DF">
        <w:rPr>
          <w:szCs w:val="24"/>
        </w:rPr>
        <w:t>norma</w:t>
      </w:r>
      <w:r w:rsidR="111B669E" w:rsidRPr="008B34DF">
        <w:rPr>
          <w:szCs w:val="24"/>
        </w:rPr>
        <w:t>l. Na</w:t>
      </w:r>
      <w:r w:rsidR="00E02795">
        <w:rPr>
          <w:szCs w:val="24"/>
        </w:rPr>
        <w:t xml:space="preserve"> </w:t>
      </w:r>
      <w:ins w:id="62" w:author="Microsoft Word" w:date="2025-03-23T13:53:00Z" w16du:dateUtc="2025-03-23T20:53:00Z">
        <w:r w:rsidR="00C67A37" w:rsidRPr="00F861D6">
          <w:rPr>
            <w:i/>
            <w:iCs/>
            <w:szCs w:val="24"/>
          </w:rPr>
          <w:fldChar w:fldCharType="begin"/>
        </w:r>
        <w:r w:rsidR="00C67A37" w:rsidRPr="00F861D6">
          <w:rPr>
            <w:i/>
            <w:iCs/>
            <w:szCs w:val="24"/>
          </w:rPr>
          <w:instrText xml:space="preserve"> REF _Ref193642172 \h </w:instrText>
        </w:r>
        <w:r w:rsidR="009303B0" w:rsidRPr="00F861D6">
          <w:rPr>
            <w:i/>
            <w:iCs/>
            <w:szCs w:val="24"/>
          </w:rPr>
          <w:instrText xml:space="preserve"> \</w:instrText>
        </w:r>
      </w:ins>
      <w:r w:rsidR="009303B0" w:rsidRPr="00F861D6">
        <w:rPr>
          <w:i/>
          <w:iCs/>
          <w:szCs w:val="24"/>
        </w:rPr>
        <w:instrText xml:space="preserve">* MERGEFORMAT </w:instrText>
      </w:r>
      <w:r w:rsidR="00C67A37" w:rsidRPr="00F861D6">
        <w:rPr>
          <w:i/>
          <w:iCs/>
          <w:szCs w:val="24"/>
        </w:rPr>
      </w:r>
      <w:ins w:id="63" w:author="Microsoft Word" w:date="2025-03-23T13:53:00Z" w16du:dateUtc="2025-03-23T20:53:00Z">
        <w:r w:rsidR="00C67A37" w:rsidRPr="00F861D6">
          <w:rPr>
            <w:i/>
            <w:iCs/>
            <w:szCs w:val="24"/>
          </w:rPr>
          <w:fldChar w:fldCharType="separate"/>
        </w:r>
      </w:ins>
      <w:r w:rsidR="005F0B86" w:rsidRPr="00F861D6">
        <w:rPr>
          <w:i/>
          <w:iCs/>
          <w:szCs w:val="24"/>
        </w:rPr>
        <w:t xml:space="preserve">Figura </w:t>
      </w:r>
      <w:r w:rsidR="005F0B86" w:rsidRPr="00F861D6">
        <w:rPr>
          <w:i/>
          <w:iCs/>
          <w:noProof/>
          <w:szCs w:val="24"/>
        </w:rPr>
        <w:t>22</w:t>
      </w:r>
      <w:ins w:id="64" w:author="Microsoft Word" w:date="2025-03-23T13:53:00Z" w16du:dateUtc="2025-03-23T20:53:00Z">
        <w:r w:rsidR="00C67A37" w:rsidRPr="00F861D6">
          <w:rPr>
            <w:i/>
            <w:iCs/>
            <w:szCs w:val="24"/>
          </w:rPr>
          <w:fldChar w:fldCharType="end"/>
        </w:r>
      </w:ins>
      <w:r w:rsidR="111B669E" w:rsidRPr="008B34DF">
        <w:rPr>
          <w:szCs w:val="24"/>
        </w:rPr>
        <w:t>,</w:t>
      </w:r>
      <w:r w:rsidR="78268F6A" w:rsidRPr="008B34DF">
        <w:rPr>
          <w:szCs w:val="24"/>
        </w:rPr>
        <w:t xml:space="preserve"> </w:t>
      </w:r>
      <w:r w:rsidR="111B669E" w:rsidRPr="008B34DF">
        <w:rPr>
          <w:szCs w:val="24"/>
        </w:rPr>
        <w:t>pode-se observar</w:t>
      </w:r>
      <w:r w:rsidR="3D3C5AB9" w:rsidRPr="008B34DF">
        <w:rPr>
          <w:szCs w:val="24"/>
        </w:rPr>
        <w:t xml:space="preserve"> </w:t>
      </w:r>
      <w:r w:rsidR="111B669E" w:rsidRPr="008B34DF">
        <w:rPr>
          <w:szCs w:val="24"/>
        </w:rPr>
        <w:t>o atendimento às duas primeiras,</w:t>
      </w:r>
      <w:r w:rsidR="78268F6A" w:rsidRPr="008B34DF">
        <w:rPr>
          <w:szCs w:val="24"/>
        </w:rPr>
        <w:t xml:space="preserve"> </w:t>
      </w:r>
      <w:r w:rsidR="09C06710" w:rsidRPr="008B34DF">
        <w:rPr>
          <w:szCs w:val="24"/>
        </w:rPr>
        <w:t xml:space="preserve">tendo em </w:t>
      </w:r>
      <w:r w:rsidR="6C111FC9" w:rsidRPr="008B34DF">
        <w:rPr>
          <w:szCs w:val="24"/>
        </w:rPr>
        <w:t xml:space="preserve">vista </w:t>
      </w:r>
      <w:r w:rsidR="09C06710" w:rsidRPr="008B34DF">
        <w:rPr>
          <w:szCs w:val="24"/>
        </w:rPr>
        <w:t>que os resíduos se apresentam dispersos ao</w:t>
      </w:r>
      <w:r w:rsidR="111B669E" w:rsidRPr="008B34DF">
        <w:rPr>
          <w:szCs w:val="24"/>
        </w:rPr>
        <w:t xml:space="preserve"> </w:t>
      </w:r>
      <w:r w:rsidR="09C06710" w:rsidRPr="008B34DF">
        <w:rPr>
          <w:szCs w:val="24"/>
        </w:rPr>
        <w:t>redor d</w:t>
      </w:r>
      <w:r w:rsidR="2E8A2609" w:rsidRPr="008B34DF">
        <w:rPr>
          <w:szCs w:val="24"/>
        </w:rPr>
        <w:t>o valor 0 ao longo d</w:t>
      </w:r>
      <w:r w:rsidR="0FC5FF53" w:rsidRPr="008B34DF">
        <w:rPr>
          <w:szCs w:val="24"/>
        </w:rPr>
        <w:t xml:space="preserve">a </w:t>
      </w:r>
      <w:r w:rsidR="2E8A2609" w:rsidRPr="008B34DF">
        <w:rPr>
          <w:szCs w:val="24"/>
        </w:rPr>
        <w:t>faixa de valores previstos.</w:t>
      </w:r>
      <w:r w:rsidR="111B669E" w:rsidRPr="008B34DF">
        <w:rPr>
          <w:szCs w:val="24"/>
        </w:rPr>
        <w:t xml:space="preserve"> </w:t>
      </w:r>
      <w:r w:rsidR="73064D27" w:rsidRPr="008B34DF">
        <w:rPr>
          <w:szCs w:val="24"/>
        </w:rPr>
        <w:t xml:space="preserve">Uma pequena tendência de </w:t>
      </w:r>
      <w:r w:rsidR="36E11B31" w:rsidRPr="008B34DF">
        <w:rPr>
          <w:szCs w:val="24"/>
        </w:rPr>
        <w:t>aumento</w:t>
      </w:r>
      <w:r w:rsidR="73064D27" w:rsidRPr="008B34DF">
        <w:rPr>
          <w:szCs w:val="24"/>
        </w:rPr>
        <w:t xml:space="preserve"> </w:t>
      </w:r>
      <w:r w:rsidR="36E11B31" w:rsidRPr="008B34DF">
        <w:rPr>
          <w:szCs w:val="24"/>
        </w:rPr>
        <w:t xml:space="preserve">dos </w:t>
      </w:r>
      <w:r w:rsidR="73064D27" w:rsidRPr="008B34DF">
        <w:rPr>
          <w:szCs w:val="24"/>
        </w:rPr>
        <w:t>resíduos associa</w:t>
      </w:r>
      <w:r w:rsidR="5A9A922D" w:rsidRPr="008B34DF">
        <w:rPr>
          <w:szCs w:val="24"/>
        </w:rPr>
        <w:t>dos</w:t>
      </w:r>
      <w:r w:rsidR="73064D27" w:rsidRPr="008B34DF">
        <w:rPr>
          <w:szCs w:val="24"/>
        </w:rPr>
        <w:t xml:space="preserve"> aos maiores valores da vari</w:t>
      </w:r>
      <w:r w:rsidR="708EC40E" w:rsidRPr="008B34DF">
        <w:rPr>
          <w:szCs w:val="24"/>
        </w:rPr>
        <w:t xml:space="preserve">ável target pode indicar uma </w:t>
      </w:r>
      <w:r w:rsidR="72FE00B7" w:rsidRPr="008B34DF">
        <w:rPr>
          <w:szCs w:val="24"/>
        </w:rPr>
        <w:t xml:space="preserve">oportunidade </w:t>
      </w:r>
      <w:r w:rsidR="708EC40E" w:rsidRPr="008B34DF">
        <w:rPr>
          <w:szCs w:val="24"/>
        </w:rPr>
        <w:t xml:space="preserve">de melhoria do modelo nesta região de valores, embora não </w:t>
      </w:r>
      <w:r w:rsidR="5CEEBC82" w:rsidRPr="008B34DF">
        <w:rPr>
          <w:szCs w:val="24"/>
        </w:rPr>
        <w:t xml:space="preserve">pareça </w:t>
      </w:r>
      <w:r w:rsidR="15EE0E7C" w:rsidRPr="008B34DF">
        <w:rPr>
          <w:szCs w:val="24"/>
        </w:rPr>
        <w:t xml:space="preserve">ser tão relevante a ponto de invalidar a </w:t>
      </w:r>
      <w:r w:rsidR="4F636F0C" w:rsidRPr="008B34DF">
        <w:rPr>
          <w:szCs w:val="24"/>
        </w:rPr>
        <w:t>suposição de</w:t>
      </w:r>
      <w:r w:rsidR="15EE0E7C" w:rsidRPr="008B34DF">
        <w:rPr>
          <w:szCs w:val="24"/>
        </w:rPr>
        <w:t xml:space="preserve"> independência dos resíduos.</w:t>
      </w:r>
      <w:r w:rsidR="00BB09F0">
        <w:rPr>
          <w:szCs w:val="24"/>
        </w:rPr>
        <w:t xml:space="preserve"> </w:t>
      </w:r>
      <w:r w:rsidR="007C5F37">
        <w:t>A</w:t>
      </w:r>
      <w:r w:rsidR="007545FD">
        <w:t xml:space="preserve"> </w:t>
      </w:r>
      <w:r w:rsidR="005F6B36">
        <w:fldChar w:fldCharType="begin"/>
      </w:r>
      <w:r w:rsidR="005F6B36">
        <w:instrText xml:space="preserve"> REF _Ref193642138 \h </w:instrText>
      </w:r>
      <w:r w:rsidR="005F6B36">
        <w:fldChar w:fldCharType="separate"/>
      </w:r>
      <w:r w:rsidR="005F6B36" w:rsidRPr="00A03AD9">
        <w:rPr>
          <w:i/>
          <w:iCs/>
        </w:rPr>
        <w:t xml:space="preserve">Figura </w:t>
      </w:r>
      <w:r w:rsidR="005F6B36">
        <w:rPr>
          <w:i/>
          <w:iCs/>
          <w:noProof/>
        </w:rPr>
        <w:t>23</w:t>
      </w:r>
      <w:r w:rsidR="005F6B36">
        <w:fldChar w:fldCharType="end"/>
      </w:r>
      <w:r w:rsidR="005F6B36">
        <w:t xml:space="preserve"> </w:t>
      </w:r>
      <w:r w:rsidR="008B34DF">
        <w:t xml:space="preserve">aponta para o atendimento à normalidade dos resíduos, a qual, no QQ </w:t>
      </w:r>
      <w:r w:rsidR="008B34DF" w:rsidRPr="00131C78">
        <w:rPr>
          <w:lang w:val="en-US"/>
        </w:rPr>
        <w:t>Plot</w:t>
      </w:r>
      <w:r w:rsidR="008B34DF">
        <w:t xml:space="preserve">, se apresenta quando os dados </w:t>
      </w:r>
      <w:r w:rsidR="002549D9">
        <w:t>ficam</w:t>
      </w:r>
      <w:r w:rsidR="008B34DF">
        <w:t xml:space="preserve"> distribu</w:t>
      </w:r>
      <w:r w:rsidR="002549D9">
        <w:t>ídos</w:t>
      </w:r>
      <w:r w:rsidR="008B34DF">
        <w:t xml:space="preserve"> como uma reta.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9"/>
        <w:gridCol w:w="4422"/>
      </w:tblGrid>
      <w:tr w:rsidR="00E02795" w14:paraId="4325056D" w14:textId="4AA08F3E" w:rsidTr="007B3616">
        <w:tc>
          <w:tcPr>
            <w:tcW w:w="4639" w:type="dxa"/>
          </w:tcPr>
          <w:p w14:paraId="3B0A564F" w14:textId="1A6A5D7D" w:rsidR="00A03AD9" w:rsidRDefault="00E74587" w:rsidP="00A03AD9">
            <w:pPr>
              <w:keepNext/>
              <w:spacing w:after="0"/>
              <w:ind w:firstLine="0"/>
              <w:jc w:val="center"/>
            </w:pPr>
            <w:r w:rsidRPr="00E74587">
              <w:drawing>
                <wp:inline distT="0" distB="0" distL="0" distR="0" wp14:anchorId="7D913735" wp14:editId="0C3F038C">
                  <wp:extent cx="2727623" cy="2124000"/>
                  <wp:effectExtent l="0" t="0" r="0" b="0"/>
                  <wp:docPr id="9009403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403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623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5BC49" w14:textId="5CF4F497" w:rsidR="00E02795" w:rsidRPr="00A03AD9" w:rsidRDefault="00A03AD9" w:rsidP="00A03AD9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bookmarkStart w:id="65" w:name="_Ref193642172"/>
            <w:bookmarkStart w:id="66" w:name="_Toc193647190"/>
            <w:r w:rsidRPr="00A03AD9">
              <w:rPr>
                <w:sz w:val="20"/>
                <w:szCs w:val="20"/>
              </w:rPr>
              <w:t xml:space="preserve">Figura </w:t>
            </w:r>
            <w:r w:rsidRPr="00A03AD9">
              <w:rPr>
                <w:sz w:val="20"/>
                <w:szCs w:val="20"/>
              </w:rPr>
              <w:fldChar w:fldCharType="begin"/>
            </w:r>
            <w:r w:rsidRPr="00A03AD9">
              <w:rPr>
                <w:sz w:val="20"/>
                <w:szCs w:val="20"/>
              </w:rPr>
              <w:instrText xml:space="preserve"> SEQ Figura \* ARABIC </w:instrText>
            </w:r>
            <w:r w:rsidRPr="00A03AD9">
              <w:rPr>
                <w:sz w:val="20"/>
                <w:szCs w:val="20"/>
              </w:rPr>
              <w:fldChar w:fldCharType="separate"/>
            </w:r>
            <w:r w:rsidR="004B6A3B">
              <w:rPr>
                <w:noProof/>
                <w:sz w:val="20"/>
                <w:szCs w:val="20"/>
              </w:rPr>
              <w:t>22</w:t>
            </w:r>
            <w:r w:rsidRPr="00A03AD9">
              <w:rPr>
                <w:sz w:val="20"/>
                <w:szCs w:val="20"/>
              </w:rPr>
              <w:fldChar w:fldCharType="end"/>
            </w:r>
            <w:bookmarkEnd w:id="65"/>
            <w:r w:rsidRPr="00A03AD9">
              <w:rPr>
                <w:sz w:val="20"/>
                <w:szCs w:val="20"/>
              </w:rPr>
              <w:t xml:space="preserve"> Resíduos</w:t>
            </w:r>
            <w:bookmarkEnd w:id="66"/>
          </w:p>
        </w:tc>
        <w:tc>
          <w:tcPr>
            <w:tcW w:w="4422" w:type="dxa"/>
          </w:tcPr>
          <w:p w14:paraId="73101656" w14:textId="7A57B36D" w:rsidR="00A03AD9" w:rsidRDefault="00B90CDE" w:rsidP="00A03AD9">
            <w:pPr>
              <w:keepNext/>
              <w:spacing w:after="0"/>
              <w:ind w:firstLine="0"/>
              <w:jc w:val="center"/>
            </w:pPr>
            <w:r w:rsidRPr="00B90CDE">
              <w:drawing>
                <wp:inline distT="0" distB="0" distL="0" distR="0" wp14:anchorId="118B5250" wp14:editId="47E7C11B">
                  <wp:extent cx="2631504" cy="2124000"/>
                  <wp:effectExtent l="0" t="0" r="0" b="0"/>
                  <wp:docPr id="12864048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0484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504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410FF" w14:textId="402E8E51" w:rsidR="00E02795" w:rsidRPr="00A03AD9" w:rsidRDefault="00A03AD9" w:rsidP="00A03AD9">
            <w:pPr>
              <w:pStyle w:val="Legenda"/>
              <w:spacing w:after="0"/>
              <w:jc w:val="center"/>
              <w:rPr>
                <w:i w:val="0"/>
                <w:iCs w:val="0"/>
                <w:color w:val="auto"/>
              </w:rPr>
            </w:pPr>
            <w:bookmarkStart w:id="67" w:name="_Ref193642138"/>
            <w:bookmarkStart w:id="68" w:name="_Toc193647191"/>
            <w:r w:rsidRPr="00A03AD9">
              <w:rPr>
                <w:i w:val="0"/>
                <w:iCs w:val="0"/>
                <w:color w:val="auto"/>
              </w:rPr>
              <w:t xml:space="preserve">Figura </w:t>
            </w:r>
            <w:r w:rsidRPr="00A03AD9">
              <w:rPr>
                <w:i w:val="0"/>
                <w:iCs w:val="0"/>
                <w:color w:val="auto"/>
              </w:rPr>
              <w:fldChar w:fldCharType="begin"/>
            </w:r>
            <w:r w:rsidRPr="00A03AD9">
              <w:rPr>
                <w:i w:val="0"/>
                <w:iCs w:val="0"/>
                <w:color w:val="auto"/>
              </w:rPr>
              <w:instrText xml:space="preserve"> SEQ Figura \* ARABIC </w:instrText>
            </w:r>
            <w:r w:rsidRPr="00A03AD9">
              <w:rPr>
                <w:i w:val="0"/>
                <w:iCs w:val="0"/>
                <w:color w:val="auto"/>
              </w:rPr>
              <w:fldChar w:fldCharType="separate"/>
            </w:r>
            <w:r w:rsidR="004B6A3B">
              <w:rPr>
                <w:i w:val="0"/>
                <w:iCs w:val="0"/>
                <w:noProof/>
                <w:color w:val="auto"/>
              </w:rPr>
              <w:t>23</w:t>
            </w:r>
            <w:r w:rsidRPr="00A03AD9">
              <w:rPr>
                <w:i w:val="0"/>
                <w:iCs w:val="0"/>
                <w:color w:val="auto"/>
              </w:rPr>
              <w:fldChar w:fldCharType="end"/>
            </w:r>
            <w:bookmarkEnd w:id="67"/>
            <w:r w:rsidRPr="00A03AD9">
              <w:rPr>
                <w:i w:val="0"/>
                <w:iCs w:val="0"/>
                <w:color w:val="auto"/>
              </w:rPr>
              <w:t xml:space="preserve"> Teste de normalidade</w:t>
            </w:r>
            <w:bookmarkEnd w:id="68"/>
          </w:p>
        </w:tc>
      </w:tr>
    </w:tbl>
    <w:p w14:paraId="0970B274" w14:textId="07885836" w:rsidR="00A03AD9" w:rsidRPr="00CE0026" w:rsidRDefault="00A03AD9" w:rsidP="1B51F5D7">
      <w:r>
        <w:br w:type="page"/>
      </w:r>
    </w:p>
    <w:p w14:paraId="1180CAFB" w14:textId="5ABFB0E0" w:rsidR="00A03AD9" w:rsidRPr="00CE0026" w:rsidRDefault="5E3DB2BF" w:rsidP="1B51F5D7">
      <w:pPr>
        <w:pStyle w:val="Ttulo1"/>
      </w:pPr>
      <w:bookmarkStart w:id="69" w:name="_Toc193648019"/>
      <w:r>
        <w:t>SIMULADOR DO MODELO (EXCEL)</w:t>
      </w:r>
      <w:bookmarkEnd w:id="69"/>
    </w:p>
    <w:p w14:paraId="382BA7EC" w14:textId="3A74F939" w:rsidR="00A03AD9" w:rsidRPr="00CE0026" w:rsidRDefault="7479CAC4" w:rsidP="00FB3CE4">
      <w:pPr>
        <w:ind w:firstLine="720"/>
        <w:rPr>
          <w:rFonts w:eastAsia="Arial" w:cs="Arial"/>
        </w:rPr>
      </w:pPr>
      <w:r w:rsidRPr="024D0AF3">
        <w:rPr>
          <w:rFonts w:eastAsia="Arial" w:cs="Arial"/>
        </w:rPr>
        <w:t>A</w:t>
      </w:r>
      <w:r w:rsidRPr="024D0AF3">
        <w:rPr>
          <w:rFonts w:eastAsia="Arial" w:cs="Arial"/>
        </w:rPr>
        <w:t xml:space="preserve"> partir </w:t>
      </w:r>
      <w:r w:rsidRPr="024D0AF3">
        <w:rPr>
          <w:rFonts w:eastAsia="Arial" w:cs="Arial"/>
        </w:rPr>
        <w:t xml:space="preserve">dos coeficientes de saída do </w:t>
      </w:r>
      <w:r w:rsidRPr="024D0AF3">
        <w:rPr>
          <w:rFonts w:eastAsia="Arial" w:cs="Arial"/>
        </w:rPr>
        <w:t xml:space="preserve">modelo </w:t>
      </w:r>
      <w:r w:rsidRPr="024D0AF3">
        <w:rPr>
          <w:rFonts w:eastAsia="Arial" w:cs="Arial"/>
        </w:rPr>
        <w:t>construímos um simulador em Excel</w:t>
      </w:r>
      <w:r w:rsidR="133F69B2" w:rsidRPr="290CDA33">
        <w:rPr>
          <w:rFonts w:eastAsia="Arial" w:cs="Arial"/>
        </w:rPr>
        <w:t>,</w:t>
      </w:r>
      <w:r w:rsidR="133F69B2" w:rsidRPr="11966176">
        <w:rPr>
          <w:rFonts w:eastAsia="Arial" w:cs="Arial"/>
        </w:rPr>
        <w:t xml:space="preserve"> permitindo</w:t>
      </w:r>
      <w:r w:rsidRPr="024D0AF3">
        <w:rPr>
          <w:rFonts w:eastAsia="Arial" w:cs="Arial"/>
        </w:rPr>
        <w:t xml:space="preserve"> </w:t>
      </w:r>
      <w:r w:rsidRPr="024D0AF3">
        <w:rPr>
          <w:rFonts w:eastAsia="Arial" w:cs="Arial"/>
        </w:rPr>
        <w:t xml:space="preserve">a previsão do score de </w:t>
      </w:r>
      <w:r w:rsidR="097F1190" w:rsidRPr="024D0AF3">
        <w:rPr>
          <w:rFonts w:eastAsia="Arial" w:cs="Arial"/>
        </w:rPr>
        <w:t xml:space="preserve">novos </w:t>
      </w:r>
      <w:r w:rsidRPr="024D0AF3">
        <w:rPr>
          <w:rFonts w:eastAsia="Arial" w:cs="Arial"/>
        </w:rPr>
        <w:t xml:space="preserve">clientes da </w:t>
      </w:r>
      <w:r w:rsidR="253FDC28" w:rsidRPr="024D0AF3">
        <w:rPr>
          <w:rFonts w:eastAsia="Arial" w:cs="Arial"/>
        </w:rPr>
        <w:t>QuantumFinance</w:t>
      </w:r>
      <w:r w:rsidR="3196235A" w:rsidRPr="11966176">
        <w:rPr>
          <w:rFonts w:eastAsia="Arial" w:cs="Arial"/>
        </w:rPr>
        <w:t>.</w:t>
      </w:r>
      <w:r w:rsidRPr="024D0AF3">
        <w:rPr>
          <w:rFonts w:eastAsia="Arial" w:cs="Arial"/>
        </w:rPr>
        <w:t xml:space="preserve"> Ao inserir dados como idade, sexo, escolaridade, renda e </w:t>
      </w:r>
      <w:r w:rsidR="5F481E24" w:rsidRPr="290CDA33">
        <w:rPr>
          <w:rFonts w:eastAsia="Arial" w:cs="Arial"/>
        </w:rPr>
        <w:t>valor do imóvel</w:t>
      </w:r>
      <w:r w:rsidRPr="024D0AF3">
        <w:rPr>
          <w:rFonts w:eastAsia="Arial" w:cs="Arial"/>
        </w:rPr>
        <w:t>, o simulador calcula um score estimado, fornecendo uma análise rápida e personalizada do perfil de risco</w:t>
      </w:r>
      <w:r w:rsidRPr="136029FB">
        <w:rPr>
          <w:rFonts w:eastAsia="Arial" w:cs="Arial"/>
        </w:rPr>
        <w:t>.</w:t>
      </w:r>
      <w:r w:rsidRPr="024D0AF3">
        <w:rPr>
          <w:rFonts w:eastAsia="Arial" w:cs="Arial"/>
        </w:rPr>
        <w:t xml:space="preserve"> Essa ferramenta facilita a avaliação da elegibilidade para produtos financeiros e otimiza a tomada de decisões de crédito.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4B6A3B" w14:paraId="099B1506" w14:textId="77777777" w:rsidTr="00D740E8">
        <w:tc>
          <w:tcPr>
            <w:tcW w:w="9061" w:type="dxa"/>
          </w:tcPr>
          <w:p w14:paraId="7014611E" w14:textId="77777777" w:rsidR="004B6A3B" w:rsidRDefault="004B6A3B" w:rsidP="00FB3CE4">
            <w:pPr>
              <w:keepNext/>
              <w:spacing w:after="0"/>
              <w:ind w:firstLine="0"/>
            </w:pPr>
            <w:r w:rsidRPr="004B6A3B">
              <w:drawing>
                <wp:inline distT="0" distB="0" distL="0" distR="0" wp14:anchorId="0B0F899E" wp14:editId="6E1F2978">
                  <wp:extent cx="5410669" cy="3795089"/>
                  <wp:effectExtent l="0" t="0" r="0" b="0"/>
                  <wp:docPr id="12680292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292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379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76645" w14:textId="02A0F940" w:rsidR="004B6A3B" w:rsidRPr="004B6A3B" w:rsidRDefault="004B6A3B" w:rsidP="00571A08">
            <w:pPr>
              <w:pStyle w:val="Legenda"/>
              <w:spacing w:after="0"/>
              <w:jc w:val="center"/>
              <w:rPr>
                <w:i w:val="0"/>
                <w:iCs w:val="0"/>
              </w:rPr>
            </w:pPr>
            <w:bookmarkStart w:id="70" w:name="_Toc193647192"/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Figura </w:t>
            </w:r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begin"/>
            </w:r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instrText xml:space="preserve"> SEQ Figura \* ARABIC </w:instrText>
            </w:r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separate"/>
            </w:r>
            <w:r w:rsidRPr="00D740E8">
              <w:rPr>
                <w:i w:val="0"/>
                <w:iCs w:val="0"/>
                <w:noProof/>
                <w:color w:val="000000" w:themeColor="text1"/>
                <w:sz w:val="20"/>
                <w:szCs w:val="20"/>
              </w:rPr>
              <w:t>24</w:t>
            </w:r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fldChar w:fldCharType="end"/>
            </w:r>
            <w:r w:rsidRPr="00D740E8">
              <w:rPr>
                <w:i w:val="0"/>
                <w:iCs w:val="0"/>
                <w:color w:val="000000" w:themeColor="text1"/>
                <w:sz w:val="20"/>
                <w:szCs w:val="20"/>
              </w:rPr>
              <w:t xml:space="preserve"> Simulador Excel</w:t>
            </w:r>
            <w:bookmarkEnd w:id="70"/>
          </w:p>
        </w:tc>
      </w:tr>
    </w:tbl>
    <w:p w14:paraId="0F2E14C1" w14:textId="5AF6DC60" w:rsidR="00A03AD9" w:rsidRDefault="00A03AD9" w:rsidP="00C747DE"/>
    <w:sectPr w:rsidR="00A03AD9" w:rsidSect="00231772">
      <w:headerReference w:type="default" r:id="rId3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BB6C" w14:textId="77777777" w:rsidR="007369E2" w:rsidRPr="007951B4" w:rsidRDefault="007369E2" w:rsidP="007B2D84">
      <w:pPr>
        <w:spacing w:line="240" w:lineRule="auto"/>
      </w:pPr>
      <w:r w:rsidRPr="007951B4">
        <w:separator/>
      </w:r>
    </w:p>
    <w:p w14:paraId="268FE69E" w14:textId="77777777" w:rsidR="00131C78" w:rsidRDefault="00131C78"/>
    <w:p w14:paraId="798F00B4" w14:textId="77777777" w:rsidR="00131C78" w:rsidRPr="00633671" w:rsidRDefault="00131C78">
      <w:pPr>
        <w:rPr>
          <w:lang w:val="en-US"/>
        </w:rPr>
      </w:pPr>
    </w:p>
    <w:p w14:paraId="7E1AFA44" w14:textId="77777777" w:rsidR="00131C78" w:rsidRPr="0098470D" w:rsidRDefault="00131C78">
      <w:pPr>
        <w:rPr>
          <w:lang w:val="en-US"/>
        </w:rPr>
      </w:pPr>
    </w:p>
    <w:p w14:paraId="6BFFECB9" w14:textId="77777777" w:rsidR="00131C78" w:rsidRPr="00532A02" w:rsidRDefault="00131C78">
      <w:pPr>
        <w:rPr>
          <w:lang w:val="en-US"/>
        </w:rPr>
      </w:pPr>
    </w:p>
    <w:p w14:paraId="5429764F" w14:textId="77777777" w:rsidR="00131C78" w:rsidRPr="00956A53" w:rsidRDefault="00131C78">
      <w:pPr>
        <w:rPr>
          <w:lang w:val="en-US"/>
        </w:rPr>
      </w:pPr>
    </w:p>
    <w:p w14:paraId="57ED342B" w14:textId="77777777" w:rsidR="00131C78" w:rsidRPr="00956A53" w:rsidRDefault="00131C78">
      <w:pPr>
        <w:rPr>
          <w:lang w:val="en-US"/>
        </w:rPr>
      </w:pPr>
    </w:p>
  </w:endnote>
  <w:endnote w:type="continuationSeparator" w:id="0">
    <w:p w14:paraId="57B717DF" w14:textId="77777777" w:rsidR="007369E2" w:rsidRPr="007951B4" w:rsidRDefault="007369E2" w:rsidP="007B2D84">
      <w:pPr>
        <w:spacing w:line="240" w:lineRule="auto"/>
      </w:pPr>
      <w:r w:rsidRPr="007951B4">
        <w:continuationSeparator/>
      </w:r>
    </w:p>
    <w:p w14:paraId="261BBAFA" w14:textId="77777777" w:rsidR="00131C78" w:rsidRDefault="00131C78"/>
    <w:p w14:paraId="10E0D10E" w14:textId="77777777" w:rsidR="00131C78" w:rsidRPr="00633671" w:rsidRDefault="00131C78">
      <w:pPr>
        <w:rPr>
          <w:lang w:val="en-US"/>
        </w:rPr>
      </w:pPr>
    </w:p>
    <w:p w14:paraId="1BC0BD76" w14:textId="77777777" w:rsidR="00131C78" w:rsidRPr="0098470D" w:rsidRDefault="00131C78">
      <w:pPr>
        <w:rPr>
          <w:lang w:val="en-US"/>
        </w:rPr>
      </w:pPr>
    </w:p>
    <w:p w14:paraId="4C311442" w14:textId="77777777" w:rsidR="00131C78" w:rsidRPr="00532A02" w:rsidRDefault="00131C78">
      <w:pPr>
        <w:rPr>
          <w:lang w:val="en-US"/>
        </w:rPr>
      </w:pPr>
    </w:p>
    <w:p w14:paraId="11E31141" w14:textId="77777777" w:rsidR="00131C78" w:rsidRPr="00956A53" w:rsidRDefault="00131C78">
      <w:pPr>
        <w:rPr>
          <w:lang w:val="en-US"/>
        </w:rPr>
      </w:pPr>
    </w:p>
    <w:p w14:paraId="76B11253" w14:textId="77777777" w:rsidR="00131C78" w:rsidRPr="00956A53" w:rsidRDefault="00131C78">
      <w:pPr>
        <w:rPr>
          <w:lang w:val="en-US"/>
        </w:rPr>
      </w:pPr>
    </w:p>
  </w:endnote>
  <w:endnote w:type="continuationNotice" w:id="1">
    <w:p w14:paraId="26007C73" w14:textId="77777777" w:rsidR="007369E2" w:rsidRPr="007951B4" w:rsidRDefault="007369E2">
      <w:pPr>
        <w:spacing w:after="0" w:line="240" w:lineRule="auto"/>
      </w:pPr>
    </w:p>
    <w:p w14:paraId="7BB31673" w14:textId="77777777" w:rsidR="00131C78" w:rsidRDefault="00131C78"/>
    <w:p w14:paraId="20712F58" w14:textId="77777777" w:rsidR="00131C78" w:rsidRPr="00633671" w:rsidRDefault="00131C78">
      <w:pPr>
        <w:rPr>
          <w:lang w:val="en-US"/>
        </w:rPr>
      </w:pPr>
    </w:p>
    <w:p w14:paraId="3131F64C" w14:textId="77777777" w:rsidR="00131C78" w:rsidRPr="0098470D" w:rsidRDefault="00131C78">
      <w:pPr>
        <w:rPr>
          <w:lang w:val="en-US"/>
        </w:rPr>
      </w:pPr>
    </w:p>
    <w:p w14:paraId="64C28558" w14:textId="77777777" w:rsidR="00131C78" w:rsidRPr="00532A02" w:rsidRDefault="00131C78">
      <w:pPr>
        <w:rPr>
          <w:lang w:val="en-US"/>
        </w:rPr>
      </w:pPr>
    </w:p>
    <w:p w14:paraId="1582629A" w14:textId="77777777" w:rsidR="00131C78" w:rsidRPr="00956A53" w:rsidRDefault="00131C78">
      <w:pPr>
        <w:rPr>
          <w:lang w:val="en-US"/>
        </w:rPr>
      </w:pPr>
    </w:p>
    <w:p w14:paraId="720424CD" w14:textId="77777777" w:rsidR="00131C78" w:rsidRPr="00956A53" w:rsidRDefault="00131C78">
      <w:pPr>
        <w:rPr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E796" w14:textId="77777777" w:rsidR="007369E2" w:rsidRPr="007951B4" w:rsidRDefault="007369E2" w:rsidP="007B2D84">
      <w:pPr>
        <w:spacing w:line="240" w:lineRule="auto"/>
      </w:pPr>
      <w:r w:rsidRPr="007951B4">
        <w:separator/>
      </w:r>
    </w:p>
    <w:p w14:paraId="041E2C01" w14:textId="77777777" w:rsidR="00131C78" w:rsidRDefault="00131C78"/>
    <w:p w14:paraId="148AD2EB" w14:textId="77777777" w:rsidR="00131C78" w:rsidRPr="00633671" w:rsidRDefault="00131C78">
      <w:pPr>
        <w:rPr>
          <w:lang w:val="en-US"/>
        </w:rPr>
      </w:pPr>
    </w:p>
    <w:p w14:paraId="2CCA4FD3" w14:textId="77777777" w:rsidR="00131C78" w:rsidRPr="0098470D" w:rsidRDefault="00131C78">
      <w:pPr>
        <w:rPr>
          <w:lang w:val="en-US"/>
        </w:rPr>
      </w:pPr>
    </w:p>
    <w:p w14:paraId="68650BF2" w14:textId="77777777" w:rsidR="00131C78" w:rsidRPr="00532A02" w:rsidRDefault="00131C78">
      <w:pPr>
        <w:rPr>
          <w:lang w:val="en-US"/>
        </w:rPr>
      </w:pPr>
    </w:p>
    <w:p w14:paraId="078828E5" w14:textId="77777777" w:rsidR="00131C78" w:rsidRPr="00956A53" w:rsidRDefault="00131C78">
      <w:pPr>
        <w:rPr>
          <w:lang w:val="en-US"/>
        </w:rPr>
      </w:pPr>
    </w:p>
    <w:p w14:paraId="37D5E935" w14:textId="77777777" w:rsidR="00131C78" w:rsidRPr="00956A53" w:rsidRDefault="00131C78">
      <w:pPr>
        <w:rPr>
          <w:lang w:val="en-US"/>
        </w:rPr>
      </w:pPr>
    </w:p>
  </w:footnote>
  <w:footnote w:type="continuationSeparator" w:id="0">
    <w:p w14:paraId="3E7B9FB2" w14:textId="77777777" w:rsidR="007369E2" w:rsidRPr="007951B4" w:rsidRDefault="007369E2" w:rsidP="007B2D84">
      <w:pPr>
        <w:spacing w:line="240" w:lineRule="auto"/>
      </w:pPr>
      <w:r w:rsidRPr="007951B4">
        <w:continuationSeparator/>
      </w:r>
    </w:p>
    <w:p w14:paraId="27AA5438" w14:textId="77777777" w:rsidR="00131C78" w:rsidRDefault="00131C78"/>
    <w:p w14:paraId="4C6DB90B" w14:textId="77777777" w:rsidR="00131C78" w:rsidRPr="00633671" w:rsidRDefault="00131C78">
      <w:pPr>
        <w:rPr>
          <w:lang w:val="en-US"/>
        </w:rPr>
      </w:pPr>
    </w:p>
    <w:p w14:paraId="2860A687" w14:textId="77777777" w:rsidR="00131C78" w:rsidRPr="0098470D" w:rsidRDefault="00131C78">
      <w:pPr>
        <w:rPr>
          <w:lang w:val="en-US"/>
        </w:rPr>
      </w:pPr>
    </w:p>
    <w:p w14:paraId="1EE1401E" w14:textId="77777777" w:rsidR="00131C78" w:rsidRPr="00532A02" w:rsidRDefault="00131C78">
      <w:pPr>
        <w:rPr>
          <w:lang w:val="en-US"/>
        </w:rPr>
      </w:pPr>
    </w:p>
    <w:p w14:paraId="426585C8" w14:textId="77777777" w:rsidR="00131C78" w:rsidRPr="00956A53" w:rsidRDefault="00131C78">
      <w:pPr>
        <w:rPr>
          <w:lang w:val="en-US"/>
        </w:rPr>
      </w:pPr>
    </w:p>
    <w:p w14:paraId="006B21C5" w14:textId="77777777" w:rsidR="00131C78" w:rsidRPr="00956A53" w:rsidRDefault="00131C78">
      <w:pPr>
        <w:rPr>
          <w:lang w:val="en-US"/>
        </w:rPr>
      </w:pPr>
    </w:p>
  </w:footnote>
  <w:footnote w:type="continuationNotice" w:id="1">
    <w:p w14:paraId="23C95BEF" w14:textId="77777777" w:rsidR="007369E2" w:rsidRPr="007951B4" w:rsidRDefault="007369E2">
      <w:pPr>
        <w:spacing w:after="0" w:line="240" w:lineRule="auto"/>
      </w:pPr>
    </w:p>
    <w:p w14:paraId="7ED89BFD" w14:textId="77777777" w:rsidR="00131C78" w:rsidRDefault="00131C78"/>
    <w:p w14:paraId="56E533A4" w14:textId="77777777" w:rsidR="00131C78" w:rsidRPr="00633671" w:rsidRDefault="00131C78">
      <w:pPr>
        <w:rPr>
          <w:lang w:val="en-US"/>
        </w:rPr>
      </w:pPr>
    </w:p>
    <w:p w14:paraId="31FB08CC" w14:textId="77777777" w:rsidR="00131C78" w:rsidRPr="0098470D" w:rsidRDefault="00131C78">
      <w:pPr>
        <w:rPr>
          <w:lang w:val="en-US"/>
        </w:rPr>
      </w:pPr>
    </w:p>
    <w:p w14:paraId="068D5B5F" w14:textId="77777777" w:rsidR="00131C78" w:rsidRPr="00532A02" w:rsidRDefault="00131C78">
      <w:pPr>
        <w:rPr>
          <w:lang w:val="en-US"/>
        </w:rPr>
      </w:pPr>
    </w:p>
    <w:p w14:paraId="77F6F625" w14:textId="77777777" w:rsidR="00131C78" w:rsidRPr="00956A53" w:rsidRDefault="00131C78">
      <w:pPr>
        <w:rPr>
          <w:lang w:val="en-US"/>
        </w:rPr>
      </w:pPr>
    </w:p>
    <w:p w14:paraId="10166339" w14:textId="77777777" w:rsidR="00131C78" w:rsidRPr="00956A53" w:rsidRDefault="00131C78">
      <w:pPr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99E9" w14:textId="77777777" w:rsidR="005F5D45" w:rsidRPr="007951B4" w:rsidRDefault="005F5D45" w:rsidP="005F5D45">
    <w:pPr>
      <w:pStyle w:val="Cabealho"/>
      <w:framePr w:wrap="around" w:vAnchor="text" w:hAnchor="margin" w:xAlign="right" w:y="1"/>
      <w:rPr>
        <w:rStyle w:val="Nmerodepgina"/>
      </w:rPr>
    </w:pPr>
  </w:p>
  <w:p w14:paraId="27EC7EE0" w14:textId="0D12C836" w:rsidR="005F5D45" w:rsidRPr="007951B4" w:rsidRDefault="00231772" w:rsidP="00231772">
    <w:pPr>
      <w:pStyle w:val="Cabealho"/>
      <w:tabs>
        <w:tab w:val="left" w:pos="2749"/>
      </w:tabs>
      <w:ind w:right="360"/>
    </w:pPr>
    <w:r w:rsidRPr="007951B4">
      <w:tab/>
    </w:r>
    <w:r w:rsidRPr="007951B4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5983" w14:textId="73E8EC07" w:rsidR="00FC0C9B" w:rsidRPr="007951B4" w:rsidRDefault="00FC0C9B">
    <w:pPr>
      <w:pStyle w:val="Cabealho"/>
      <w:jc w:val="right"/>
    </w:pPr>
  </w:p>
  <w:p w14:paraId="287EF260" w14:textId="77777777" w:rsidR="00FC0C9B" w:rsidRPr="007951B4" w:rsidRDefault="00FC0C9B" w:rsidP="005F5D45">
    <w:pPr>
      <w:pStyle w:val="Cabealho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803963"/>
      <w:docPartObj>
        <w:docPartGallery w:val="Page Numbers (Top of Page)"/>
        <w:docPartUnique/>
      </w:docPartObj>
    </w:sdtPr>
    <w:sdtEndPr/>
    <w:sdtContent>
      <w:p w14:paraId="2CB02378" w14:textId="77777777" w:rsidR="00231772" w:rsidRPr="007951B4" w:rsidRDefault="00231772">
        <w:pPr>
          <w:pStyle w:val="Cabealho"/>
          <w:jc w:val="right"/>
        </w:pPr>
        <w:r w:rsidRPr="007951B4">
          <w:rPr>
            <w:sz w:val="20"/>
            <w:szCs w:val="20"/>
          </w:rPr>
          <w:fldChar w:fldCharType="begin"/>
        </w:r>
        <w:r w:rsidRPr="007951B4">
          <w:rPr>
            <w:sz w:val="20"/>
            <w:szCs w:val="20"/>
          </w:rPr>
          <w:instrText>PAGE   \* MERGEFORMAT</w:instrText>
        </w:r>
        <w:r w:rsidRPr="007951B4">
          <w:rPr>
            <w:sz w:val="20"/>
            <w:szCs w:val="20"/>
          </w:rPr>
          <w:fldChar w:fldCharType="separate"/>
        </w:r>
        <w:r w:rsidRPr="007951B4">
          <w:rPr>
            <w:sz w:val="20"/>
            <w:szCs w:val="20"/>
          </w:rPr>
          <w:t>17</w:t>
        </w:r>
        <w:r w:rsidRPr="007951B4">
          <w:rPr>
            <w:sz w:val="20"/>
            <w:szCs w:val="20"/>
          </w:rPr>
          <w:fldChar w:fldCharType="end"/>
        </w:r>
      </w:p>
    </w:sdtContent>
  </w:sdt>
  <w:p w14:paraId="7C4D7E91" w14:textId="77777777" w:rsidR="00231772" w:rsidRPr="007951B4" w:rsidRDefault="00231772" w:rsidP="005F5D45">
    <w:pPr>
      <w:pStyle w:val="Cabealho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73F"/>
    <w:multiLevelType w:val="hybridMultilevel"/>
    <w:tmpl w:val="6CCC27F2"/>
    <w:lvl w:ilvl="0" w:tplc="4FB08B1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85C581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62E679F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16441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5C4C3E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BC28FC0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15A2A3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4C0478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817862B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0254C"/>
    <w:multiLevelType w:val="hybridMultilevel"/>
    <w:tmpl w:val="4F1C7286"/>
    <w:lvl w:ilvl="0" w:tplc="CE507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7E1528"/>
    <w:multiLevelType w:val="multilevel"/>
    <w:tmpl w:val="355C7E12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C3EB5"/>
    <w:multiLevelType w:val="hybridMultilevel"/>
    <w:tmpl w:val="CE6A3BDE"/>
    <w:lvl w:ilvl="0" w:tplc="EDF80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878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E6B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6A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85B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0FC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6C3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69C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126E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C0FE0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4A4E40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392A1C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6603DB"/>
    <w:multiLevelType w:val="hybridMultilevel"/>
    <w:tmpl w:val="4224C1E6"/>
    <w:lvl w:ilvl="0" w:tplc="4FC6B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1801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0F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AF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247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C98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6C6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7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6F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73A9D"/>
    <w:multiLevelType w:val="hybridMultilevel"/>
    <w:tmpl w:val="FFFFFFFF"/>
    <w:lvl w:ilvl="0" w:tplc="040A6F3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06AF5A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BBB21DF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E7AFA0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E364B7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50C18B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67F6AA7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B94BC3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F40553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B120805"/>
    <w:multiLevelType w:val="hybridMultilevel"/>
    <w:tmpl w:val="C96E35B4"/>
    <w:lvl w:ilvl="0" w:tplc="63924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CAFC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299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CEA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2D9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AEC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0A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C32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6A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4395D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A757A5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05472D"/>
    <w:multiLevelType w:val="hybridMultilevel"/>
    <w:tmpl w:val="A6C0B68E"/>
    <w:lvl w:ilvl="0" w:tplc="36FC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C3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A76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0F6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02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850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4EF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3E15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A7B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24B6F"/>
    <w:multiLevelType w:val="hybridMultilevel"/>
    <w:tmpl w:val="FFFFFFFF"/>
    <w:lvl w:ilvl="0" w:tplc="9A24EB5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D82248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1B21E1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97CFBB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106A40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A62BA1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05ED38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E7EE26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A8A50F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4BD90E31"/>
    <w:multiLevelType w:val="multilevel"/>
    <w:tmpl w:val="A9C21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024ED7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2B6A40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EE2E5D"/>
    <w:multiLevelType w:val="hybridMultilevel"/>
    <w:tmpl w:val="FFFFFFFF"/>
    <w:lvl w:ilvl="0" w:tplc="BDA85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20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4D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64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87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C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EE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A9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92EC7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C5782D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5B8AFA"/>
    <w:multiLevelType w:val="hybridMultilevel"/>
    <w:tmpl w:val="FFFFFFFF"/>
    <w:lvl w:ilvl="0" w:tplc="D4BEF5D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EBF49B8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6F61F8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50EB85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AD6DA3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55A2B8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8C2E526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24696C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74602C2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58DF2A50"/>
    <w:multiLevelType w:val="multilevel"/>
    <w:tmpl w:val="4FA83C6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0" w:firstLine="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02BC1A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B355413"/>
    <w:multiLevelType w:val="hybridMultilevel"/>
    <w:tmpl w:val="3B102A28"/>
    <w:lvl w:ilvl="0" w:tplc="9056AE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9A73A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14294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52A9D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EE613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1833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7EC40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54520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DA32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1AAB567"/>
    <w:multiLevelType w:val="hybridMultilevel"/>
    <w:tmpl w:val="FFFFFFFF"/>
    <w:lvl w:ilvl="0" w:tplc="9BD8481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C8C671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730099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742ACF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962164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6E0C86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54A143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C90286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85E646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6A602D95"/>
    <w:multiLevelType w:val="hybridMultilevel"/>
    <w:tmpl w:val="7A7A3BBA"/>
    <w:lvl w:ilvl="0" w:tplc="1F78A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04E7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DE3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C4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0AD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E26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A0B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C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6414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9C3974"/>
    <w:multiLevelType w:val="hybridMultilevel"/>
    <w:tmpl w:val="FFFFFFFF"/>
    <w:lvl w:ilvl="0" w:tplc="F95E4BA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C122D95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2C0E822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AA2B75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06419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DD0139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B4AA846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1B644A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0A8216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7" w15:restartNumberingAfterBreak="0">
    <w:nsid w:val="6EA682EF"/>
    <w:multiLevelType w:val="hybridMultilevel"/>
    <w:tmpl w:val="FFFFFFFF"/>
    <w:lvl w:ilvl="0" w:tplc="54C0CA4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B844780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85C859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6034FE8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57AD4D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25212F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3AE255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C3CFB6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BB3A207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7D980B60"/>
    <w:multiLevelType w:val="hybridMultilevel"/>
    <w:tmpl w:val="04EE6260"/>
    <w:lvl w:ilvl="0" w:tplc="737856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F606A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26933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8ABAF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70548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494E6E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8618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8A51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6ABF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7DE33AB5"/>
    <w:multiLevelType w:val="multilevel"/>
    <w:tmpl w:val="8650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9614249">
    <w:abstractNumId w:val="3"/>
  </w:num>
  <w:num w:numId="2" w16cid:durableId="1207717340">
    <w:abstractNumId w:val="2"/>
  </w:num>
  <w:num w:numId="3" w16cid:durableId="908921918">
    <w:abstractNumId w:val="21"/>
  </w:num>
  <w:num w:numId="4" w16cid:durableId="2139104461">
    <w:abstractNumId w:val="4"/>
  </w:num>
  <w:num w:numId="5" w16cid:durableId="1816221000">
    <w:abstractNumId w:val="0"/>
  </w:num>
  <w:num w:numId="6" w16cid:durableId="216555122">
    <w:abstractNumId w:val="29"/>
  </w:num>
  <w:num w:numId="7" w16cid:durableId="315109668">
    <w:abstractNumId w:val="18"/>
  </w:num>
  <w:num w:numId="8" w16cid:durableId="982661735">
    <w:abstractNumId w:val="19"/>
  </w:num>
  <w:num w:numId="9" w16cid:durableId="229270648">
    <w:abstractNumId w:val="5"/>
  </w:num>
  <w:num w:numId="10" w16cid:durableId="1624770529">
    <w:abstractNumId w:val="11"/>
  </w:num>
  <w:num w:numId="11" w16cid:durableId="1847209731">
    <w:abstractNumId w:val="25"/>
  </w:num>
  <w:num w:numId="12" w16cid:durableId="803079189">
    <w:abstractNumId w:val="14"/>
  </w:num>
  <w:num w:numId="13" w16cid:durableId="66272053">
    <w:abstractNumId w:val="7"/>
  </w:num>
  <w:num w:numId="14" w16cid:durableId="619339496">
    <w:abstractNumId w:val="12"/>
  </w:num>
  <w:num w:numId="15" w16cid:durableId="829062159">
    <w:abstractNumId w:val="9"/>
  </w:num>
  <w:num w:numId="16" w16cid:durableId="384183055">
    <w:abstractNumId w:val="6"/>
  </w:num>
  <w:num w:numId="17" w16cid:durableId="1678145739">
    <w:abstractNumId w:val="15"/>
  </w:num>
  <w:num w:numId="18" w16cid:durableId="1618835468">
    <w:abstractNumId w:val="10"/>
  </w:num>
  <w:num w:numId="19" w16cid:durableId="2114982434">
    <w:abstractNumId w:val="16"/>
  </w:num>
  <w:num w:numId="20" w16cid:durableId="1584024937">
    <w:abstractNumId w:val="23"/>
  </w:num>
  <w:num w:numId="21" w16cid:durableId="1093817598">
    <w:abstractNumId w:val="28"/>
  </w:num>
  <w:num w:numId="22" w16cid:durableId="1323587408">
    <w:abstractNumId w:val="1"/>
  </w:num>
  <w:num w:numId="23" w16cid:durableId="127167764">
    <w:abstractNumId w:val="20"/>
  </w:num>
  <w:num w:numId="24" w16cid:durableId="1232304816">
    <w:abstractNumId w:val="8"/>
  </w:num>
  <w:num w:numId="25" w16cid:durableId="1751538422">
    <w:abstractNumId w:val="24"/>
  </w:num>
  <w:num w:numId="26" w16cid:durableId="1989434243">
    <w:abstractNumId w:val="26"/>
  </w:num>
  <w:num w:numId="27" w16cid:durableId="1669988925">
    <w:abstractNumId w:val="13"/>
  </w:num>
  <w:num w:numId="28" w16cid:durableId="575281438">
    <w:abstractNumId w:val="17"/>
  </w:num>
  <w:num w:numId="29" w16cid:durableId="226115951">
    <w:abstractNumId w:val="22"/>
  </w:num>
  <w:num w:numId="30" w16cid:durableId="1287463310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FD"/>
    <w:rsid w:val="000008FE"/>
    <w:rsid w:val="0000098D"/>
    <w:rsid w:val="00000AFF"/>
    <w:rsid w:val="00000C6D"/>
    <w:rsid w:val="00000F1C"/>
    <w:rsid w:val="00000F9E"/>
    <w:rsid w:val="000019F1"/>
    <w:rsid w:val="00001A6D"/>
    <w:rsid w:val="00002432"/>
    <w:rsid w:val="00002474"/>
    <w:rsid w:val="0000248B"/>
    <w:rsid w:val="000026AC"/>
    <w:rsid w:val="0000295E"/>
    <w:rsid w:val="00002F65"/>
    <w:rsid w:val="00003654"/>
    <w:rsid w:val="00003AB8"/>
    <w:rsid w:val="0000461F"/>
    <w:rsid w:val="00004B77"/>
    <w:rsid w:val="00004D7E"/>
    <w:rsid w:val="00005596"/>
    <w:rsid w:val="00005BE4"/>
    <w:rsid w:val="00005EE6"/>
    <w:rsid w:val="00006FFD"/>
    <w:rsid w:val="00007114"/>
    <w:rsid w:val="00007CE4"/>
    <w:rsid w:val="00011024"/>
    <w:rsid w:val="0001141D"/>
    <w:rsid w:val="00011E69"/>
    <w:rsid w:val="000120CE"/>
    <w:rsid w:val="000127D4"/>
    <w:rsid w:val="000128C1"/>
    <w:rsid w:val="00012B0E"/>
    <w:rsid w:val="00012E44"/>
    <w:rsid w:val="0001322A"/>
    <w:rsid w:val="00013354"/>
    <w:rsid w:val="00013659"/>
    <w:rsid w:val="00013901"/>
    <w:rsid w:val="0001423E"/>
    <w:rsid w:val="000143E5"/>
    <w:rsid w:val="00014B6B"/>
    <w:rsid w:val="00014E90"/>
    <w:rsid w:val="00015538"/>
    <w:rsid w:val="000155E9"/>
    <w:rsid w:val="00015C1B"/>
    <w:rsid w:val="000162B2"/>
    <w:rsid w:val="00016ED9"/>
    <w:rsid w:val="00017407"/>
    <w:rsid w:val="000179DE"/>
    <w:rsid w:val="00017B51"/>
    <w:rsid w:val="00017E25"/>
    <w:rsid w:val="00017F2D"/>
    <w:rsid w:val="00017F44"/>
    <w:rsid w:val="000207DA"/>
    <w:rsid w:val="00020F79"/>
    <w:rsid w:val="0002143C"/>
    <w:rsid w:val="00021825"/>
    <w:rsid w:val="000218FB"/>
    <w:rsid w:val="0002237B"/>
    <w:rsid w:val="00022F8C"/>
    <w:rsid w:val="000238F6"/>
    <w:rsid w:val="00023AF8"/>
    <w:rsid w:val="00023B5F"/>
    <w:rsid w:val="00023DC3"/>
    <w:rsid w:val="000240BE"/>
    <w:rsid w:val="000245C8"/>
    <w:rsid w:val="00025BCC"/>
    <w:rsid w:val="000266EE"/>
    <w:rsid w:val="00026D25"/>
    <w:rsid w:val="00026D47"/>
    <w:rsid w:val="00026FC8"/>
    <w:rsid w:val="00027C7B"/>
    <w:rsid w:val="00027FC1"/>
    <w:rsid w:val="0003024E"/>
    <w:rsid w:val="00030477"/>
    <w:rsid w:val="0003093F"/>
    <w:rsid w:val="000311EB"/>
    <w:rsid w:val="00031819"/>
    <w:rsid w:val="00031C71"/>
    <w:rsid w:val="00031FF9"/>
    <w:rsid w:val="0003209A"/>
    <w:rsid w:val="00032726"/>
    <w:rsid w:val="00033B7F"/>
    <w:rsid w:val="00033BB5"/>
    <w:rsid w:val="00033CA6"/>
    <w:rsid w:val="00034322"/>
    <w:rsid w:val="000348F2"/>
    <w:rsid w:val="000349DE"/>
    <w:rsid w:val="00034C75"/>
    <w:rsid w:val="00034EAC"/>
    <w:rsid w:val="00035080"/>
    <w:rsid w:val="00035872"/>
    <w:rsid w:val="0003626F"/>
    <w:rsid w:val="0003639C"/>
    <w:rsid w:val="00036C93"/>
    <w:rsid w:val="000374AA"/>
    <w:rsid w:val="00037F4F"/>
    <w:rsid w:val="000419E3"/>
    <w:rsid w:val="00041B64"/>
    <w:rsid w:val="00041C85"/>
    <w:rsid w:val="0004222B"/>
    <w:rsid w:val="000428B9"/>
    <w:rsid w:val="00042CD0"/>
    <w:rsid w:val="00043184"/>
    <w:rsid w:val="00043577"/>
    <w:rsid w:val="0004374C"/>
    <w:rsid w:val="00043871"/>
    <w:rsid w:val="00043A0A"/>
    <w:rsid w:val="00044197"/>
    <w:rsid w:val="000442A5"/>
    <w:rsid w:val="000442CA"/>
    <w:rsid w:val="0004443D"/>
    <w:rsid w:val="0004450A"/>
    <w:rsid w:val="00044984"/>
    <w:rsid w:val="00044D5A"/>
    <w:rsid w:val="00045042"/>
    <w:rsid w:val="00045326"/>
    <w:rsid w:val="00046A09"/>
    <w:rsid w:val="00046AF5"/>
    <w:rsid w:val="00046B9F"/>
    <w:rsid w:val="00046FE4"/>
    <w:rsid w:val="000471EA"/>
    <w:rsid w:val="000472A9"/>
    <w:rsid w:val="0004793A"/>
    <w:rsid w:val="00047964"/>
    <w:rsid w:val="00047AFF"/>
    <w:rsid w:val="00047C80"/>
    <w:rsid w:val="00047CCF"/>
    <w:rsid w:val="000501E0"/>
    <w:rsid w:val="00050A33"/>
    <w:rsid w:val="00050FF8"/>
    <w:rsid w:val="00051286"/>
    <w:rsid w:val="0005177A"/>
    <w:rsid w:val="00051ADD"/>
    <w:rsid w:val="00051F1E"/>
    <w:rsid w:val="00052191"/>
    <w:rsid w:val="000523F0"/>
    <w:rsid w:val="00052B2E"/>
    <w:rsid w:val="00052E81"/>
    <w:rsid w:val="00053B95"/>
    <w:rsid w:val="000547C5"/>
    <w:rsid w:val="00054D32"/>
    <w:rsid w:val="00054F65"/>
    <w:rsid w:val="00055026"/>
    <w:rsid w:val="000554FC"/>
    <w:rsid w:val="00055735"/>
    <w:rsid w:val="000557B1"/>
    <w:rsid w:val="0005648A"/>
    <w:rsid w:val="00056937"/>
    <w:rsid w:val="00057069"/>
    <w:rsid w:val="00060226"/>
    <w:rsid w:val="00060B8B"/>
    <w:rsid w:val="00060FEC"/>
    <w:rsid w:val="00061638"/>
    <w:rsid w:val="00061926"/>
    <w:rsid w:val="0006299B"/>
    <w:rsid w:val="0006321B"/>
    <w:rsid w:val="000633A4"/>
    <w:rsid w:val="000633F9"/>
    <w:rsid w:val="0006375D"/>
    <w:rsid w:val="0006392B"/>
    <w:rsid w:val="00063BE0"/>
    <w:rsid w:val="000640B6"/>
    <w:rsid w:val="0006427B"/>
    <w:rsid w:val="0006430E"/>
    <w:rsid w:val="0006541A"/>
    <w:rsid w:val="00065C2E"/>
    <w:rsid w:val="00065D13"/>
    <w:rsid w:val="00065EA3"/>
    <w:rsid w:val="000660DD"/>
    <w:rsid w:val="00066427"/>
    <w:rsid w:val="0006667D"/>
    <w:rsid w:val="00066BA2"/>
    <w:rsid w:val="00066D6F"/>
    <w:rsid w:val="00066FE0"/>
    <w:rsid w:val="00067383"/>
    <w:rsid w:val="00067989"/>
    <w:rsid w:val="00067A63"/>
    <w:rsid w:val="00070954"/>
    <w:rsid w:val="00070D8E"/>
    <w:rsid w:val="0007152A"/>
    <w:rsid w:val="000717E2"/>
    <w:rsid w:val="00071850"/>
    <w:rsid w:val="00071E00"/>
    <w:rsid w:val="000727BF"/>
    <w:rsid w:val="00072F48"/>
    <w:rsid w:val="00072FD7"/>
    <w:rsid w:val="00073497"/>
    <w:rsid w:val="0007427F"/>
    <w:rsid w:val="0007475D"/>
    <w:rsid w:val="00074E0E"/>
    <w:rsid w:val="0007515E"/>
    <w:rsid w:val="00075382"/>
    <w:rsid w:val="00075F3E"/>
    <w:rsid w:val="0007647A"/>
    <w:rsid w:val="00076705"/>
    <w:rsid w:val="00076732"/>
    <w:rsid w:val="000769E4"/>
    <w:rsid w:val="00076B4C"/>
    <w:rsid w:val="000773AE"/>
    <w:rsid w:val="00077694"/>
    <w:rsid w:val="0007786D"/>
    <w:rsid w:val="00077881"/>
    <w:rsid w:val="000778BA"/>
    <w:rsid w:val="00077B87"/>
    <w:rsid w:val="00077C60"/>
    <w:rsid w:val="00077EB7"/>
    <w:rsid w:val="00080267"/>
    <w:rsid w:val="00080B29"/>
    <w:rsid w:val="00080D6B"/>
    <w:rsid w:val="00081168"/>
    <w:rsid w:val="000819DB"/>
    <w:rsid w:val="00081D24"/>
    <w:rsid w:val="000822D0"/>
    <w:rsid w:val="00083FA8"/>
    <w:rsid w:val="000840AD"/>
    <w:rsid w:val="00084382"/>
    <w:rsid w:val="000846A5"/>
    <w:rsid w:val="0008503C"/>
    <w:rsid w:val="000855A7"/>
    <w:rsid w:val="000855DC"/>
    <w:rsid w:val="000860C0"/>
    <w:rsid w:val="000863B5"/>
    <w:rsid w:val="000864AB"/>
    <w:rsid w:val="0008686A"/>
    <w:rsid w:val="000869F8"/>
    <w:rsid w:val="00086DFC"/>
    <w:rsid w:val="000872C9"/>
    <w:rsid w:val="000874EC"/>
    <w:rsid w:val="00087626"/>
    <w:rsid w:val="0008763F"/>
    <w:rsid w:val="00087B1F"/>
    <w:rsid w:val="00090491"/>
    <w:rsid w:val="00090ECA"/>
    <w:rsid w:val="0009119E"/>
    <w:rsid w:val="00091F25"/>
    <w:rsid w:val="00092AEA"/>
    <w:rsid w:val="00092E36"/>
    <w:rsid w:val="00093477"/>
    <w:rsid w:val="0009396B"/>
    <w:rsid w:val="00093E5E"/>
    <w:rsid w:val="00094347"/>
    <w:rsid w:val="00094754"/>
    <w:rsid w:val="00094925"/>
    <w:rsid w:val="00094BF3"/>
    <w:rsid w:val="000954E0"/>
    <w:rsid w:val="00095B6B"/>
    <w:rsid w:val="0009680E"/>
    <w:rsid w:val="00097BCD"/>
    <w:rsid w:val="000A01F0"/>
    <w:rsid w:val="000A04BF"/>
    <w:rsid w:val="000A0A4B"/>
    <w:rsid w:val="000A0C01"/>
    <w:rsid w:val="000A12BC"/>
    <w:rsid w:val="000A1F00"/>
    <w:rsid w:val="000A24FA"/>
    <w:rsid w:val="000A27AE"/>
    <w:rsid w:val="000A3259"/>
    <w:rsid w:val="000A34AE"/>
    <w:rsid w:val="000A3614"/>
    <w:rsid w:val="000A37CF"/>
    <w:rsid w:val="000A3F7F"/>
    <w:rsid w:val="000A439E"/>
    <w:rsid w:val="000A460D"/>
    <w:rsid w:val="000A46AB"/>
    <w:rsid w:val="000A47E9"/>
    <w:rsid w:val="000A50DB"/>
    <w:rsid w:val="000A5299"/>
    <w:rsid w:val="000A52AF"/>
    <w:rsid w:val="000A6EBE"/>
    <w:rsid w:val="000A6F2F"/>
    <w:rsid w:val="000A75BD"/>
    <w:rsid w:val="000A76FC"/>
    <w:rsid w:val="000A7B47"/>
    <w:rsid w:val="000A7D2C"/>
    <w:rsid w:val="000B0168"/>
    <w:rsid w:val="000B05FF"/>
    <w:rsid w:val="000B0B61"/>
    <w:rsid w:val="000B0B95"/>
    <w:rsid w:val="000B1531"/>
    <w:rsid w:val="000B156E"/>
    <w:rsid w:val="000B1812"/>
    <w:rsid w:val="000B28E7"/>
    <w:rsid w:val="000B2B42"/>
    <w:rsid w:val="000B3022"/>
    <w:rsid w:val="000B3292"/>
    <w:rsid w:val="000B3395"/>
    <w:rsid w:val="000B35D1"/>
    <w:rsid w:val="000B3FBD"/>
    <w:rsid w:val="000B4044"/>
    <w:rsid w:val="000B41A2"/>
    <w:rsid w:val="000B4C5A"/>
    <w:rsid w:val="000B4D84"/>
    <w:rsid w:val="000B4FF2"/>
    <w:rsid w:val="000B5455"/>
    <w:rsid w:val="000B5987"/>
    <w:rsid w:val="000B6110"/>
    <w:rsid w:val="000B6527"/>
    <w:rsid w:val="000B67D9"/>
    <w:rsid w:val="000B6DC5"/>
    <w:rsid w:val="000C054C"/>
    <w:rsid w:val="000C067F"/>
    <w:rsid w:val="000C2725"/>
    <w:rsid w:val="000C3127"/>
    <w:rsid w:val="000C3D1C"/>
    <w:rsid w:val="000C4109"/>
    <w:rsid w:val="000C4987"/>
    <w:rsid w:val="000C4E06"/>
    <w:rsid w:val="000C4ED4"/>
    <w:rsid w:val="000C4F30"/>
    <w:rsid w:val="000C5065"/>
    <w:rsid w:val="000C5210"/>
    <w:rsid w:val="000C5AD4"/>
    <w:rsid w:val="000C5F63"/>
    <w:rsid w:val="000C6285"/>
    <w:rsid w:val="000C673C"/>
    <w:rsid w:val="000C6890"/>
    <w:rsid w:val="000C6A3B"/>
    <w:rsid w:val="000C6AA5"/>
    <w:rsid w:val="000C6DB3"/>
    <w:rsid w:val="000C75F5"/>
    <w:rsid w:val="000D0059"/>
    <w:rsid w:val="000D07BC"/>
    <w:rsid w:val="000D2094"/>
    <w:rsid w:val="000D343A"/>
    <w:rsid w:val="000D3BC0"/>
    <w:rsid w:val="000D3D4A"/>
    <w:rsid w:val="000D3E72"/>
    <w:rsid w:val="000D4A3B"/>
    <w:rsid w:val="000D4FA3"/>
    <w:rsid w:val="000D5008"/>
    <w:rsid w:val="000D593B"/>
    <w:rsid w:val="000D5DC1"/>
    <w:rsid w:val="000D5E0C"/>
    <w:rsid w:val="000D6534"/>
    <w:rsid w:val="000D662D"/>
    <w:rsid w:val="000D6D92"/>
    <w:rsid w:val="000D7511"/>
    <w:rsid w:val="000D7540"/>
    <w:rsid w:val="000E016A"/>
    <w:rsid w:val="000E01A9"/>
    <w:rsid w:val="000E02A1"/>
    <w:rsid w:val="000E05CB"/>
    <w:rsid w:val="000E101B"/>
    <w:rsid w:val="000E1098"/>
    <w:rsid w:val="000E14E5"/>
    <w:rsid w:val="000E1AB6"/>
    <w:rsid w:val="000E1B91"/>
    <w:rsid w:val="000E1DCD"/>
    <w:rsid w:val="000E1E1D"/>
    <w:rsid w:val="000E2097"/>
    <w:rsid w:val="000E3546"/>
    <w:rsid w:val="000E37FC"/>
    <w:rsid w:val="000E3AB2"/>
    <w:rsid w:val="000E3FDB"/>
    <w:rsid w:val="000E40E7"/>
    <w:rsid w:val="000E42B8"/>
    <w:rsid w:val="000E4854"/>
    <w:rsid w:val="000E5006"/>
    <w:rsid w:val="000E54CF"/>
    <w:rsid w:val="000E5A1C"/>
    <w:rsid w:val="000E5BDC"/>
    <w:rsid w:val="000E6081"/>
    <w:rsid w:val="000E6105"/>
    <w:rsid w:val="000E6845"/>
    <w:rsid w:val="000E6F62"/>
    <w:rsid w:val="000E742B"/>
    <w:rsid w:val="000E781A"/>
    <w:rsid w:val="000E787A"/>
    <w:rsid w:val="000E7DBC"/>
    <w:rsid w:val="000E7EE9"/>
    <w:rsid w:val="000F02D3"/>
    <w:rsid w:val="000F0363"/>
    <w:rsid w:val="000F04EA"/>
    <w:rsid w:val="000F0940"/>
    <w:rsid w:val="000F0D19"/>
    <w:rsid w:val="000F0DBA"/>
    <w:rsid w:val="000F1167"/>
    <w:rsid w:val="000F1AC9"/>
    <w:rsid w:val="000F1F6C"/>
    <w:rsid w:val="000F25E4"/>
    <w:rsid w:val="000F2637"/>
    <w:rsid w:val="000F2D00"/>
    <w:rsid w:val="000F2DFB"/>
    <w:rsid w:val="000F2EF2"/>
    <w:rsid w:val="000F3130"/>
    <w:rsid w:val="000F35B5"/>
    <w:rsid w:val="000F35C2"/>
    <w:rsid w:val="000F3CFF"/>
    <w:rsid w:val="000F44A8"/>
    <w:rsid w:val="000F452C"/>
    <w:rsid w:val="000F4ABB"/>
    <w:rsid w:val="000F586A"/>
    <w:rsid w:val="00100787"/>
    <w:rsid w:val="00101082"/>
    <w:rsid w:val="0010126A"/>
    <w:rsid w:val="00101BF5"/>
    <w:rsid w:val="00101DCE"/>
    <w:rsid w:val="00101E5A"/>
    <w:rsid w:val="001024B9"/>
    <w:rsid w:val="00102AF1"/>
    <w:rsid w:val="00102DD7"/>
    <w:rsid w:val="00102EB9"/>
    <w:rsid w:val="00103AD9"/>
    <w:rsid w:val="00103DDD"/>
    <w:rsid w:val="00103E15"/>
    <w:rsid w:val="00103FA4"/>
    <w:rsid w:val="001047C9"/>
    <w:rsid w:val="00104B94"/>
    <w:rsid w:val="001052EE"/>
    <w:rsid w:val="001053D3"/>
    <w:rsid w:val="001059EF"/>
    <w:rsid w:val="00105B3D"/>
    <w:rsid w:val="00105E2E"/>
    <w:rsid w:val="0010632B"/>
    <w:rsid w:val="00107340"/>
    <w:rsid w:val="00107898"/>
    <w:rsid w:val="0010797B"/>
    <w:rsid w:val="00107BBA"/>
    <w:rsid w:val="00110362"/>
    <w:rsid w:val="00110FB4"/>
    <w:rsid w:val="00111A56"/>
    <w:rsid w:val="00112508"/>
    <w:rsid w:val="00112621"/>
    <w:rsid w:val="0011272C"/>
    <w:rsid w:val="00112817"/>
    <w:rsid w:val="001128C0"/>
    <w:rsid w:val="00112BC2"/>
    <w:rsid w:val="00112E84"/>
    <w:rsid w:val="00113207"/>
    <w:rsid w:val="0011345D"/>
    <w:rsid w:val="0011366B"/>
    <w:rsid w:val="00113C0F"/>
    <w:rsid w:val="0011431E"/>
    <w:rsid w:val="001146B5"/>
    <w:rsid w:val="001147D8"/>
    <w:rsid w:val="00114F54"/>
    <w:rsid w:val="0011651E"/>
    <w:rsid w:val="00116CC6"/>
    <w:rsid w:val="00116F31"/>
    <w:rsid w:val="00117190"/>
    <w:rsid w:val="00117320"/>
    <w:rsid w:val="001176E6"/>
    <w:rsid w:val="00117B92"/>
    <w:rsid w:val="00117BAC"/>
    <w:rsid w:val="00120468"/>
    <w:rsid w:val="0012047F"/>
    <w:rsid w:val="001213AD"/>
    <w:rsid w:val="001221C1"/>
    <w:rsid w:val="001221DA"/>
    <w:rsid w:val="0012222B"/>
    <w:rsid w:val="00122449"/>
    <w:rsid w:val="00122618"/>
    <w:rsid w:val="00122C2F"/>
    <w:rsid w:val="00124458"/>
    <w:rsid w:val="00124984"/>
    <w:rsid w:val="00124A4A"/>
    <w:rsid w:val="001251C9"/>
    <w:rsid w:val="001251E6"/>
    <w:rsid w:val="0012758D"/>
    <w:rsid w:val="00127941"/>
    <w:rsid w:val="00127978"/>
    <w:rsid w:val="00127C15"/>
    <w:rsid w:val="001303E4"/>
    <w:rsid w:val="00130BA0"/>
    <w:rsid w:val="00130E73"/>
    <w:rsid w:val="00130F6F"/>
    <w:rsid w:val="00131009"/>
    <w:rsid w:val="00131784"/>
    <w:rsid w:val="001317EA"/>
    <w:rsid w:val="00131C78"/>
    <w:rsid w:val="0013232B"/>
    <w:rsid w:val="00132803"/>
    <w:rsid w:val="00132969"/>
    <w:rsid w:val="00132981"/>
    <w:rsid w:val="0013312D"/>
    <w:rsid w:val="001337F9"/>
    <w:rsid w:val="0013381C"/>
    <w:rsid w:val="00133873"/>
    <w:rsid w:val="00134163"/>
    <w:rsid w:val="0013487B"/>
    <w:rsid w:val="00135490"/>
    <w:rsid w:val="001354E2"/>
    <w:rsid w:val="00135974"/>
    <w:rsid w:val="00135A92"/>
    <w:rsid w:val="00135EE8"/>
    <w:rsid w:val="0013657A"/>
    <w:rsid w:val="00136981"/>
    <w:rsid w:val="001377E4"/>
    <w:rsid w:val="00137A1C"/>
    <w:rsid w:val="001404D4"/>
    <w:rsid w:val="0014054D"/>
    <w:rsid w:val="001405FB"/>
    <w:rsid w:val="001405FD"/>
    <w:rsid w:val="00141D7F"/>
    <w:rsid w:val="0014217D"/>
    <w:rsid w:val="0014244F"/>
    <w:rsid w:val="00142821"/>
    <w:rsid w:val="001435F5"/>
    <w:rsid w:val="001440C3"/>
    <w:rsid w:val="001442E1"/>
    <w:rsid w:val="001446A5"/>
    <w:rsid w:val="00144CA9"/>
    <w:rsid w:val="00144D78"/>
    <w:rsid w:val="00145294"/>
    <w:rsid w:val="00145641"/>
    <w:rsid w:val="001457B6"/>
    <w:rsid w:val="001458EE"/>
    <w:rsid w:val="00145C5F"/>
    <w:rsid w:val="00145F48"/>
    <w:rsid w:val="00146EA6"/>
    <w:rsid w:val="0014704E"/>
    <w:rsid w:val="001470D4"/>
    <w:rsid w:val="00147794"/>
    <w:rsid w:val="00147904"/>
    <w:rsid w:val="001479F2"/>
    <w:rsid w:val="00152E46"/>
    <w:rsid w:val="00153C5E"/>
    <w:rsid w:val="00153D04"/>
    <w:rsid w:val="00153D8E"/>
    <w:rsid w:val="00153E36"/>
    <w:rsid w:val="001546A0"/>
    <w:rsid w:val="001548AE"/>
    <w:rsid w:val="00154932"/>
    <w:rsid w:val="001551FA"/>
    <w:rsid w:val="001554B9"/>
    <w:rsid w:val="001555BD"/>
    <w:rsid w:val="0015587C"/>
    <w:rsid w:val="00155EC1"/>
    <w:rsid w:val="00157127"/>
    <w:rsid w:val="00157CFA"/>
    <w:rsid w:val="00157F40"/>
    <w:rsid w:val="0016063B"/>
    <w:rsid w:val="0016153D"/>
    <w:rsid w:val="00161B17"/>
    <w:rsid w:val="00162D62"/>
    <w:rsid w:val="00163208"/>
    <w:rsid w:val="00163DBA"/>
    <w:rsid w:val="00164831"/>
    <w:rsid w:val="00164B5C"/>
    <w:rsid w:val="00165152"/>
    <w:rsid w:val="00165940"/>
    <w:rsid w:val="00165968"/>
    <w:rsid w:val="00166027"/>
    <w:rsid w:val="001663CF"/>
    <w:rsid w:val="0016648B"/>
    <w:rsid w:val="001665D0"/>
    <w:rsid w:val="0016775A"/>
    <w:rsid w:val="00167C67"/>
    <w:rsid w:val="00167E19"/>
    <w:rsid w:val="00170918"/>
    <w:rsid w:val="00170943"/>
    <w:rsid w:val="001714AB"/>
    <w:rsid w:val="00171B22"/>
    <w:rsid w:val="00171EA8"/>
    <w:rsid w:val="001720C3"/>
    <w:rsid w:val="001723A5"/>
    <w:rsid w:val="00172F25"/>
    <w:rsid w:val="00172F2D"/>
    <w:rsid w:val="0017333F"/>
    <w:rsid w:val="001733E7"/>
    <w:rsid w:val="00173608"/>
    <w:rsid w:val="00173A48"/>
    <w:rsid w:val="00174718"/>
    <w:rsid w:val="00174A72"/>
    <w:rsid w:val="00174D49"/>
    <w:rsid w:val="0017533A"/>
    <w:rsid w:val="001754C6"/>
    <w:rsid w:val="001755B7"/>
    <w:rsid w:val="0017581C"/>
    <w:rsid w:val="0017583B"/>
    <w:rsid w:val="00175B8A"/>
    <w:rsid w:val="00176133"/>
    <w:rsid w:val="0017638D"/>
    <w:rsid w:val="00176E3F"/>
    <w:rsid w:val="0018022F"/>
    <w:rsid w:val="001803B8"/>
    <w:rsid w:val="0018061C"/>
    <w:rsid w:val="0018077A"/>
    <w:rsid w:val="0018084F"/>
    <w:rsid w:val="0018202A"/>
    <w:rsid w:val="001826D9"/>
    <w:rsid w:val="00182B4E"/>
    <w:rsid w:val="001832DB"/>
    <w:rsid w:val="0018346F"/>
    <w:rsid w:val="001842BF"/>
    <w:rsid w:val="00184432"/>
    <w:rsid w:val="001845D5"/>
    <w:rsid w:val="00184AD1"/>
    <w:rsid w:val="00184C1E"/>
    <w:rsid w:val="00184E06"/>
    <w:rsid w:val="001852FC"/>
    <w:rsid w:val="0018572D"/>
    <w:rsid w:val="0018573F"/>
    <w:rsid w:val="00186259"/>
    <w:rsid w:val="001868F2"/>
    <w:rsid w:val="001870C8"/>
    <w:rsid w:val="001870F7"/>
    <w:rsid w:val="00187666"/>
    <w:rsid w:val="00187DB6"/>
    <w:rsid w:val="00187F1C"/>
    <w:rsid w:val="0019013E"/>
    <w:rsid w:val="001902C8"/>
    <w:rsid w:val="00190678"/>
    <w:rsid w:val="00191851"/>
    <w:rsid w:val="00191A11"/>
    <w:rsid w:val="00191FBA"/>
    <w:rsid w:val="00192ADF"/>
    <w:rsid w:val="0019395A"/>
    <w:rsid w:val="0019397D"/>
    <w:rsid w:val="001939A7"/>
    <w:rsid w:val="00193C5E"/>
    <w:rsid w:val="00194739"/>
    <w:rsid w:val="001947C4"/>
    <w:rsid w:val="00195075"/>
    <w:rsid w:val="00195DBC"/>
    <w:rsid w:val="00195E36"/>
    <w:rsid w:val="00195E5F"/>
    <w:rsid w:val="00196815"/>
    <w:rsid w:val="0019762C"/>
    <w:rsid w:val="001978FE"/>
    <w:rsid w:val="00197B9C"/>
    <w:rsid w:val="00197D1D"/>
    <w:rsid w:val="00197E44"/>
    <w:rsid w:val="001A0176"/>
    <w:rsid w:val="001A0430"/>
    <w:rsid w:val="001A0553"/>
    <w:rsid w:val="001A1257"/>
    <w:rsid w:val="001A1993"/>
    <w:rsid w:val="001A1C4A"/>
    <w:rsid w:val="001A1F38"/>
    <w:rsid w:val="001A2265"/>
    <w:rsid w:val="001A2293"/>
    <w:rsid w:val="001A265E"/>
    <w:rsid w:val="001A273F"/>
    <w:rsid w:val="001A2F9E"/>
    <w:rsid w:val="001A33E3"/>
    <w:rsid w:val="001A33FD"/>
    <w:rsid w:val="001A3B55"/>
    <w:rsid w:val="001A3D00"/>
    <w:rsid w:val="001A4271"/>
    <w:rsid w:val="001A430A"/>
    <w:rsid w:val="001A4330"/>
    <w:rsid w:val="001A4916"/>
    <w:rsid w:val="001A4BAB"/>
    <w:rsid w:val="001A4F2E"/>
    <w:rsid w:val="001A5360"/>
    <w:rsid w:val="001A5C06"/>
    <w:rsid w:val="001A63DB"/>
    <w:rsid w:val="001A650B"/>
    <w:rsid w:val="001A672D"/>
    <w:rsid w:val="001A6BBF"/>
    <w:rsid w:val="001A717E"/>
    <w:rsid w:val="001A7212"/>
    <w:rsid w:val="001B0081"/>
    <w:rsid w:val="001B027B"/>
    <w:rsid w:val="001B076B"/>
    <w:rsid w:val="001B0968"/>
    <w:rsid w:val="001B0D99"/>
    <w:rsid w:val="001B1794"/>
    <w:rsid w:val="001B1A07"/>
    <w:rsid w:val="001B28B5"/>
    <w:rsid w:val="001B2E6D"/>
    <w:rsid w:val="001B3C90"/>
    <w:rsid w:val="001B4C88"/>
    <w:rsid w:val="001B50A2"/>
    <w:rsid w:val="001B58C7"/>
    <w:rsid w:val="001B6FA8"/>
    <w:rsid w:val="001B7B15"/>
    <w:rsid w:val="001C030C"/>
    <w:rsid w:val="001C034B"/>
    <w:rsid w:val="001C05D2"/>
    <w:rsid w:val="001C0833"/>
    <w:rsid w:val="001C0988"/>
    <w:rsid w:val="001C0B77"/>
    <w:rsid w:val="001C0DAF"/>
    <w:rsid w:val="001C1DFD"/>
    <w:rsid w:val="001C2335"/>
    <w:rsid w:val="001C2BC6"/>
    <w:rsid w:val="001C3391"/>
    <w:rsid w:val="001C34C1"/>
    <w:rsid w:val="001C39D0"/>
    <w:rsid w:val="001C3A7B"/>
    <w:rsid w:val="001C4130"/>
    <w:rsid w:val="001C5437"/>
    <w:rsid w:val="001C5A80"/>
    <w:rsid w:val="001C5E62"/>
    <w:rsid w:val="001C60A8"/>
    <w:rsid w:val="001C6239"/>
    <w:rsid w:val="001C6346"/>
    <w:rsid w:val="001C661B"/>
    <w:rsid w:val="001C6A16"/>
    <w:rsid w:val="001C6C1E"/>
    <w:rsid w:val="001C6F76"/>
    <w:rsid w:val="001C79A4"/>
    <w:rsid w:val="001C7A5C"/>
    <w:rsid w:val="001D01F0"/>
    <w:rsid w:val="001D073A"/>
    <w:rsid w:val="001D0C5F"/>
    <w:rsid w:val="001D1547"/>
    <w:rsid w:val="001D1D7A"/>
    <w:rsid w:val="001D1D85"/>
    <w:rsid w:val="001D1D94"/>
    <w:rsid w:val="001D2123"/>
    <w:rsid w:val="001D22E8"/>
    <w:rsid w:val="001D2406"/>
    <w:rsid w:val="001D381B"/>
    <w:rsid w:val="001D3BE4"/>
    <w:rsid w:val="001D444C"/>
    <w:rsid w:val="001D480B"/>
    <w:rsid w:val="001D4EA0"/>
    <w:rsid w:val="001D57E5"/>
    <w:rsid w:val="001D57F3"/>
    <w:rsid w:val="001D5ED4"/>
    <w:rsid w:val="001D61CF"/>
    <w:rsid w:val="001D6551"/>
    <w:rsid w:val="001D6B0D"/>
    <w:rsid w:val="001D7269"/>
    <w:rsid w:val="001D73A8"/>
    <w:rsid w:val="001D73FC"/>
    <w:rsid w:val="001D7522"/>
    <w:rsid w:val="001D797B"/>
    <w:rsid w:val="001D7C5C"/>
    <w:rsid w:val="001D7CCF"/>
    <w:rsid w:val="001E00C7"/>
    <w:rsid w:val="001E00C9"/>
    <w:rsid w:val="001E0899"/>
    <w:rsid w:val="001E0FC1"/>
    <w:rsid w:val="001E139B"/>
    <w:rsid w:val="001E18ED"/>
    <w:rsid w:val="001E1C9C"/>
    <w:rsid w:val="001E2051"/>
    <w:rsid w:val="001E25DB"/>
    <w:rsid w:val="001E2724"/>
    <w:rsid w:val="001E284E"/>
    <w:rsid w:val="001E2AB3"/>
    <w:rsid w:val="001E2B75"/>
    <w:rsid w:val="001E2E46"/>
    <w:rsid w:val="001E2F0B"/>
    <w:rsid w:val="001E2F58"/>
    <w:rsid w:val="001E2FCE"/>
    <w:rsid w:val="001E3FF8"/>
    <w:rsid w:val="001E4394"/>
    <w:rsid w:val="001E47B2"/>
    <w:rsid w:val="001E4DA9"/>
    <w:rsid w:val="001E5C54"/>
    <w:rsid w:val="001E6228"/>
    <w:rsid w:val="001E62CE"/>
    <w:rsid w:val="001E650A"/>
    <w:rsid w:val="001E6BA6"/>
    <w:rsid w:val="001E6BD3"/>
    <w:rsid w:val="001E7247"/>
    <w:rsid w:val="001E72BB"/>
    <w:rsid w:val="001E72F7"/>
    <w:rsid w:val="001E7BED"/>
    <w:rsid w:val="001F0178"/>
    <w:rsid w:val="001F0D00"/>
    <w:rsid w:val="001F115C"/>
    <w:rsid w:val="001F2640"/>
    <w:rsid w:val="001F289F"/>
    <w:rsid w:val="001F2AFE"/>
    <w:rsid w:val="001F3022"/>
    <w:rsid w:val="001F31D3"/>
    <w:rsid w:val="001F3B4D"/>
    <w:rsid w:val="001F3D69"/>
    <w:rsid w:val="001F3F30"/>
    <w:rsid w:val="001F479B"/>
    <w:rsid w:val="001F4E9C"/>
    <w:rsid w:val="001F5790"/>
    <w:rsid w:val="001F5AB3"/>
    <w:rsid w:val="001F5CCB"/>
    <w:rsid w:val="001F5CD6"/>
    <w:rsid w:val="001F6135"/>
    <w:rsid w:val="001F6282"/>
    <w:rsid w:val="001F6C49"/>
    <w:rsid w:val="001F6D91"/>
    <w:rsid w:val="001F6E75"/>
    <w:rsid w:val="001F7170"/>
    <w:rsid w:val="001F7664"/>
    <w:rsid w:val="001F7B38"/>
    <w:rsid w:val="00200E79"/>
    <w:rsid w:val="00201408"/>
    <w:rsid w:val="00201420"/>
    <w:rsid w:val="002014C8"/>
    <w:rsid w:val="00201553"/>
    <w:rsid w:val="00201AEC"/>
    <w:rsid w:val="002021F4"/>
    <w:rsid w:val="00202203"/>
    <w:rsid w:val="002022BB"/>
    <w:rsid w:val="00202C1C"/>
    <w:rsid w:val="00202EA1"/>
    <w:rsid w:val="002037A2"/>
    <w:rsid w:val="00203AFE"/>
    <w:rsid w:val="00203D03"/>
    <w:rsid w:val="00203D29"/>
    <w:rsid w:val="002049F9"/>
    <w:rsid w:val="00204BA0"/>
    <w:rsid w:val="00204D9C"/>
    <w:rsid w:val="00204EFF"/>
    <w:rsid w:val="00205171"/>
    <w:rsid w:val="0020520F"/>
    <w:rsid w:val="0020537A"/>
    <w:rsid w:val="002055AC"/>
    <w:rsid w:val="00205CF1"/>
    <w:rsid w:val="0020650E"/>
    <w:rsid w:val="00206658"/>
    <w:rsid w:val="00207208"/>
    <w:rsid w:val="002072A9"/>
    <w:rsid w:val="00207DF0"/>
    <w:rsid w:val="00210266"/>
    <w:rsid w:val="0021098D"/>
    <w:rsid w:val="00210F43"/>
    <w:rsid w:val="00210F75"/>
    <w:rsid w:val="0021113A"/>
    <w:rsid w:val="00211216"/>
    <w:rsid w:val="0021175C"/>
    <w:rsid w:val="00211D90"/>
    <w:rsid w:val="00212465"/>
    <w:rsid w:val="002125A7"/>
    <w:rsid w:val="00212F9D"/>
    <w:rsid w:val="002139F0"/>
    <w:rsid w:val="00213C9A"/>
    <w:rsid w:val="00214557"/>
    <w:rsid w:val="00214744"/>
    <w:rsid w:val="002148AA"/>
    <w:rsid w:val="00214D08"/>
    <w:rsid w:val="002167D3"/>
    <w:rsid w:val="00216E65"/>
    <w:rsid w:val="00217886"/>
    <w:rsid w:val="00217D51"/>
    <w:rsid w:val="0022052B"/>
    <w:rsid w:val="002209A4"/>
    <w:rsid w:val="00221264"/>
    <w:rsid w:val="002217C1"/>
    <w:rsid w:val="002225F6"/>
    <w:rsid w:val="00222661"/>
    <w:rsid w:val="00222B9D"/>
    <w:rsid w:val="00222D48"/>
    <w:rsid w:val="00222F22"/>
    <w:rsid w:val="0022305C"/>
    <w:rsid w:val="0022358F"/>
    <w:rsid w:val="0022366C"/>
    <w:rsid w:val="00224AED"/>
    <w:rsid w:val="00225BA2"/>
    <w:rsid w:val="0022602C"/>
    <w:rsid w:val="00226E23"/>
    <w:rsid w:val="00226E36"/>
    <w:rsid w:val="002275FA"/>
    <w:rsid w:val="00227EEE"/>
    <w:rsid w:val="0023018F"/>
    <w:rsid w:val="0023052B"/>
    <w:rsid w:val="002307F9"/>
    <w:rsid w:val="00230B9F"/>
    <w:rsid w:val="00231772"/>
    <w:rsid w:val="00231DBC"/>
    <w:rsid w:val="00232766"/>
    <w:rsid w:val="00232C20"/>
    <w:rsid w:val="002336D1"/>
    <w:rsid w:val="002338E4"/>
    <w:rsid w:val="00233A24"/>
    <w:rsid w:val="00233AEA"/>
    <w:rsid w:val="00233F9E"/>
    <w:rsid w:val="0023427B"/>
    <w:rsid w:val="002343A0"/>
    <w:rsid w:val="0023465B"/>
    <w:rsid w:val="00234F9B"/>
    <w:rsid w:val="002350B5"/>
    <w:rsid w:val="00235CE2"/>
    <w:rsid w:val="00235F44"/>
    <w:rsid w:val="00236046"/>
    <w:rsid w:val="002362FA"/>
    <w:rsid w:val="00236617"/>
    <w:rsid w:val="00236A7F"/>
    <w:rsid w:val="0023701E"/>
    <w:rsid w:val="0023757B"/>
    <w:rsid w:val="00237E81"/>
    <w:rsid w:val="00240EEC"/>
    <w:rsid w:val="00240F0C"/>
    <w:rsid w:val="0024129A"/>
    <w:rsid w:val="002412F6"/>
    <w:rsid w:val="0024178F"/>
    <w:rsid w:val="00241AE7"/>
    <w:rsid w:val="00242023"/>
    <w:rsid w:val="00242072"/>
    <w:rsid w:val="00242A0F"/>
    <w:rsid w:val="00242C76"/>
    <w:rsid w:val="002439A3"/>
    <w:rsid w:val="002439B9"/>
    <w:rsid w:val="00244374"/>
    <w:rsid w:val="002443C6"/>
    <w:rsid w:val="00245326"/>
    <w:rsid w:val="00245D08"/>
    <w:rsid w:val="00245E2A"/>
    <w:rsid w:val="00245F72"/>
    <w:rsid w:val="00245F8F"/>
    <w:rsid w:val="00245FF3"/>
    <w:rsid w:val="002461B0"/>
    <w:rsid w:val="00246265"/>
    <w:rsid w:val="002467AE"/>
    <w:rsid w:val="00247A1F"/>
    <w:rsid w:val="00250A04"/>
    <w:rsid w:val="0025156E"/>
    <w:rsid w:val="00251ADF"/>
    <w:rsid w:val="0025204A"/>
    <w:rsid w:val="0025205F"/>
    <w:rsid w:val="0025286D"/>
    <w:rsid w:val="002528D6"/>
    <w:rsid w:val="00252A75"/>
    <w:rsid w:val="00252C1A"/>
    <w:rsid w:val="00253231"/>
    <w:rsid w:val="00253298"/>
    <w:rsid w:val="002535E1"/>
    <w:rsid w:val="002536E1"/>
    <w:rsid w:val="002549D9"/>
    <w:rsid w:val="002552E5"/>
    <w:rsid w:val="0025579A"/>
    <w:rsid w:val="00255922"/>
    <w:rsid w:val="00255A95"/>
    <w:rsid w:val="00255BC9"/>
    <w:rsid w:val="00255F31"/>
    <w:rsid w:val="00256C3E"/>
    <w:rsid w:val="002575DE"/>
    <w:rsid w:val="0025765D"/>
    <w:rsid w:val="002579CE"/>
    <w:rsid w:val="00257AEC"/>
    <w:rsid w:val="0026000B"/>
    <w:rsid w:val="002601EE"/>
    <w:rsid w:val="0026040F"/>
    <w:rsid w:val="00260721"/>
    <w:rsid w:val="002608C9"/>
    <w:rsid w:val="0026093D"/>
    <w:rsid w:val="002609DE"/>
    <w:rsid w:val="002613A0"/>
    <w:rsid w:val="00261AA1"/>
    <w:rsid w:val="00261CF3"/>
    <w:rsid w:val="00261FA8"/>
    <w:rsid w:val="002623D6"/>
    <w:rsid w:val="00262C41"/>
    <w:rsid w:val="00262CC7"/>
    <w:rsid w:val="00262D06"/>
    <w:rsid w:val="00262E5C"/>
    <w:rsid w:val="002631A8"/>
    <w:rsid w:val="002633A0"/>
    <w:rsid w:val="002634AF"/>
    <w:rsid w:val="00263B52"/>
    <w:rsid w:val="00263F0E"/>
    <w:rsid w:val="002640FC"/>
    <w:rsid w:val="002647D0"/>
    <w:rsid w:val="00264E70"/>
    <w:rsid w:val="00265101"/>
    <w:rsid w:val="002662F1"/>
    <w:rsid w:val="00266509"/>
    <w:rsid w:val="00266789"/>
    <w:rsid w:val="0026716B"/>
    <w:rsid w:val="00270084"/>
    <w:rsid w:val="00270BE2"/>
    <w:rsid w:val="00270D6E"/>
    <w:rsid w:val="00271072"/>
    <w:rsid w:val="00271650"/>
    <w:rsid w:val="0027200B"/>
    <w:rsid w:val="00272322"/>
    <w:rsid w:val="00272AAB"/>
    <w:rsid w:val="00272E84"/>
    <w:rsid w:val="00273301"/>
    <w:rsid w:val="002734E3"/>
    <w:rsid w:val="00273C90"/>
    <w:rsid w:val="00273CFF"/>
    <w:rsid w:val="00274172"/>
    <w:rsid w:val="002742A9"/>
    <w:rsid w:val="00274AEC"/>
    <w:rsid w:val="00275068"/>
    <w:rsid w:val="00275AD6"/>
    <w:rsid w:val="00277407"/>
    <w:rsid w:val="00277626"/>
    <w:rsid w:val="00277878"/>
    <w:rsid w:val="00277FB2"/>
    <w:rsid w:val="002801E6"/>
    <w:rsid w:val="0028075C"/>
    <w:rsid w:val="00280AA6"/>
    <w:rsid w:val="0028119F"/>
    <w:rsid w:val="002813DD"/>
    <w:rsid w:val="002816C0"/>
    <w:rsid w:val="00281B0F"/>
    <w:rsid w:val="00281DE2"/>
    <w:rsid w:val="00282D29"/>
    <w:rsid w:val="00282D79"/>
    <w:rsid w:val="00282E59"/>
    <w:rsid w:val="00283931"/>
    <w:rsid w:val="00283CF8"/>
    <w:rsid w:val="00283F52"/>
    <w:rsid w:val="00284370"/>
    <w:rsid w:val="002845AA"/>
    <w:rsid w:val="00284909"/>
    <w:rsid w:val="0028520C"/>
    <w:rsid w:val="00285EC4"/>
    <w:rsid w:val="00285ECA"/>
    <w:rsid w:val="00286570"/>
    <w:rsid w:val="00286E6D"/>
    <w:rsid w:val="00291251"/>
    <w:rsid w:val="002913D2"/>
    <w:rsid w:val="00291400"/>
    <w:rsid w:val="0029160A"/>
    <w:rsid w:val="00292160"/>
    <w:rsid w:val="002921AE"/>
    <w:rsid w:val="002921E5"/>
    <w:rsid w:val="002929B0"/>
    <w:rsid w:val="002930CA"/>
    <w:rsid w:val="00293A14"/>
    <w:rsid w:val="00293CCB"/>
    <w:rsid w:val="0029436D"/>
    <w:rsid w:val="002945C0"/>
    <w:rsid w:val="00294693"/>
    <w:rsid w:val="00294B92"/>
    <w:rsid w:val="00294CA4"/>
    <w:rsid w:val="0029526F"/>
    <w:rsid w:val="002952FB"/>
    <w:rsid w:val="00295DD0"/>
    <w:rsid w:val="00295F44"/>
    <w:rsid w:val="002960E5"/>
    <w:rsid w:val="00296844"/>
    <w:rsid w:val="00297485"/>
    <w:rsid w:val="002974C6"/>
    <w:rsid w:val="0029768D"/>
    <w:rsid w:val="00297A09"/>
    <w:rsid w:val="002A06D4"/>
    <w:rsid w:val="002A0757"/>
    <w:rsid w:val="002A1053"/>
    <w:rsid w:val="002A1367"/>
    <w:rsid w:val="002A2034"/>
    <w:rsid w:val="002A333F"/>
    <w:rsid w:val="002A3642"/>
    <w:rsid w:val="002A36BE"/>
    <w:rsid w:val="002A3991"/>
    <w:rsid w:val="002A3EE1"/>
    <w:rsid w:val="002A3FA6"/>
    <w:rsid w:val="002A40A5"/>
    <w:rsid w:val="002A4572"/>
    <w:rsid w:val="002A4D49"/>
    <w:rsid w:val="002A6980"/>
    <w:rsid w:val="002A6CF2"/>
    <w:rsid w:val="002A7A2F"/>
    <w:rsid w:val="002A7C43"/>
    <w:rsid w:val="002B0049"/>
    <w:rsid w:val="002B02E5"/>
    <w:rsid w:val="002B13B9"/>
    <w:rsid w:val="002B1792"/>
    <w:rsid w:val="002B18CD"/>
    <w:rsid w:val="002B1C91"/>
    <w:rsid w:val="002B277E"/>
    <w:rsid w:val="002B30A5"/>
    <w:rsid w:val="002B3571"/>
    <w:rsid w:val="002B3E90"/>
    <w:rsid w:val="002B452E"/>
    <w:rsid w:val="002B559E"/>
    <w:rsid w:val="002B583F"/>
    <w:rsid w:val="002B58B8"/>
    <w:rsid w:val="002B5980"/>
    <w:rsid w:val="002B5CE1"/>
    <w:rsid w:val="002B6296"/>
    <w:rsid w:val="002B6373"/>
    <w:rsid w:val="002B6C39"/>
    <w:rsid w:val="002B6D1A"/>
    <w:rsid w:val="002B7501"/>
    <w:rsid w:val="002C0222"/>
    <w:rsid w:val="002C03F7"/>
    <w:rsid w:val="002C0A0E"/>
    <w:rsid w:val="002C0B41"/>
    <w:rsid w:val="002C1691"/>
    <w:rsid w:val="002C1C94"/>
    <w:rsid w:val="002C1CE2"/>
    <w:rsid w:val="002C1D74"/>
    <w:rsid w:val="002C1DB7"/>
    <w:rsid w:val="002C212F"/>
    <w:rsid w:val="002C22F2"/>
    <w:rsid w:val="002C2951"/>
    <w:rsid w:val="002C2D47"/>
    <w:rsid w:val="002C2FA0"/>
    <w:rsid w:val="002C3003"/>
    <w:rsid w:val="002C3511"/>
    <w:rsid w:val="002C3651"/>
    <w:rsid w:val="002C378A"/>
    <w:rsid w:val="002C38C1"/>
    <w:rsid w:val="002C3B2B"/>
    <w:rsid w:val="002C4505"/>
    <w:rsid w:val="002C46D9"/>
    <w:rsid w:val="002C487A"/>
    <w:rsid w:val="002C4FFC"/>
    <w:rsid w:val="002C574E"/>
    <w:rsid w:val="002C5A6D"/>
    <w:rsid w:val="002C63E5"/>
    <w:rsid w:val="002C66BC"/>
    <w:rsid w:val="002C75CF"/>
    <w:rsid w:val="002C763C"/>
    <w:rsid w:val="002C7C2D"/>
    <w:rsid w:val="002D0813"/>
    <w:rsid w:val="002D091D"/>
    <w:rsid w:val="002D0BE7"/>
    <w:rsid w:val="002D1487"/>
    <w:rsid w:val="002D14AA"/>
    <w:rsid w:val="002D193A"/>
    <w:rsid w:val="002D1E73"/>
    <w:rsid w:val="002D20C0"/>
    <w:rsid w:val="002D25BA"/>
    <w:rsid w:val="002D277D"/>
    <w:rsid w:val="002D2BDD"/>
    <w:rsid w:val="002D2CE6"/>
    <w:rsid w:val="002D2D23"/>
    <w:rsid w:val="002D2F01"/>
    <w:rsid w:val="002D40AD"/>
    <w:rsid w:val="002D4328"/>
    <w:rsid w:val="002D4596"/>
    <w:rsid w:val="002D570C"/>
    <w:rsid w:val="002D5CF6"/>
    <w:rsid w:val="002D60EA"/>
    <w:rsid w:val="002D63FA"/>
    <w:rsid w:val="002D67A7"/>
    <w:rsid w:val="002D6E64"/>
    <w:rsid w:val="002D70B9"/>
    <w:rsid w:val="002D741C"/>
    <w:rsid w:val="002D7A2A"/>
    <w:rsid w:val="002D7CC6"/>
    <w:rsid w:val="002E0AFF"/>
    <w:rsid w:val="002E1751"/>
    <w:rsid w:val="002E1F0B"/>
    <w:rsid w:val="002E2176"/>
    <w:rsid w:val="002E22F7"/>
    <w:rsid w:val="002E252D"/>
    <w:rsid w:val="002E2541"/>
    <w:rsid w:val="002E3317"/>
    <w:rsid w:val="002E395D"/>
    <w:rsid w:val="002E450A"/>
    <w:rsid w:val="002E48AE"/>
    <w:rsid w:val="002E4B22"/>
    <w:rsid w:val="002E4F28"/>
    <w:rsid w:val="002E5333"/>
    <w:rsid w:val="002E553A"/>
    <w:rsid w:val="002E5A99"/>
    <w:rsid w:val="002E5BC7"/>
    <w:rsid w:val="002E5C75"/>
    <w:rsid w:val="002E5CBB"/>
    <w:rsid w:val="002E5F9F"/>
    <w:rsid w:val="002E6413"/>
    <w:rsid w:val="002E69AE"/>
    <w:rsid w:val="002E6A32"/>
    <w:rsid w:val="002E709B"/>
    <w:rsid w:val="002E747B"/>
    <w:rsid w:val="002E78E8"/>
    <w:rsid w:val="002E7B1C"/>
    <w:rsid w:val="002E7CC8"/>
    <w:rsid w:val="002E7E32"/>
    <w:rsid w:val="002F0152"/>
    <w:rsid w:val="002F152C"/>
    <w:rsid w:val="002F2815"/>
    <w:rsid w:val="002F2E5F"/>
    <w:rsid w:val="002F4108"/>
    <w:rsid w:val="002F41FA"/>
    <w:rsid w:val="002F49B6"/>
    <w:rsid w:val="002F49BE"/>
    <w:rsid w:val="002F4B12"/>
    <w:rsid w:val="002F4E12"/>
    <w:rsid w:val="002F5132"/>
    <w:rsid w:val="002F54C0"/>
    <w:rsid w:val="002F56C1"/>
    <w:rsid w:val="002F57E6"/>
    <w:rsid w:val="002F60E9"/>
    <w:rsid w:val="002F6242"/>
    <w:rsid w:val="002F655D"/>
    <w:rsid w:val="002F66E1"/>
    <w:rsid w:val="002F6712"/>
    <w:rsid w:val="002F6751"/>
    <w:rsid w:val="002F73F7"/>
    <w:rsid w:val="0030031A"/>
    <w:rsid w:val="00300412"/>
    <w:rsid w:val="0030052E"/>
    <w:rsid w:val="0030072B"/>
    <w:rsid w:val="00300A35"/>
    <w:rsid w:val="00300B9F"/>
    <w:rsid w:val="0030131F"/>
    <w:rsid w:val="003013BB"/>
    <w:rsid w:val="003019BC"/>
    <w:rsid w:val="00301E9D"/>
    <w:rsid w:val="0030207F"/>
    <w:rsid w:val="00302142"/>
    <w:rsid w:val="003026EC"/>
    <w:rsid w:val="003029F7"/>
    <w:rsid w:val="00302E18"/>
    <w:rsid w:val="00302E3C"/>
    <w:rsid w:val="00303015"/>
    <w:rsid w:val="00303952"/>
    <w:rsid w:val="00303C34"/>
    <w:rsid w:val="003046FB"/>
    <w:rsid w:val="003051A7"/>
    <w:rsid w:val="00305411"/>
    <w:rsid w:val="00305533"/>
    <w:rsid w:val="00305D64"/>
    <w:rsid w:val="00305F90"/>
    <w:rsid w:val="0030608B"/>
    <w:rsid w:val="0030613D"/>
    <w:rsid w:val="00306653"/>
    <w:rsid w:val="00306872"/>
    <w:rsid w:val="00306C61"/>
    <w:rsid w:val="00307026"/>
    <w:rsid w:val="00307069"/>
    <w:rsid w:val="00307D55"/>
    <w:rsid w:val="003100C0"/>
    <w:rsid w:val="003107D6"/>
    <w:rsid w:val="00310BAB"/>
    <w:rsid w:val="00310D84"/>
    <w:rsid w:val="00311386"/>
    <w:rsid w:val="00311A39"/>
    <w:rsid w:val="00311C82"/>
    <w:rsid w:val="00311D63"/>
    <w:rsid w:val="00311E9B"/>
    <w:rsid w:val="00312934"/>
    <w:rsid w:val="00312AA6"/>
    <w:rsid w:val="00312F6A"/>
    <w:rsid w:val="00313376"/>
    <w:rsid w:val="00313B1F"/>
    <w:rsid w:val="00315496"/>
    <w:rsid w:val="00315EB4"/>
    <w:rsid w:val="00316883"/>
    <w:rsid w:val="00317310"/>
    <w:rsid w:val="003178E2"/>
    <w:rsid w:val="00320A02"/>
    <w:rsid w:val="003211F7"/>
    <w:rsid w:val="003213B7"/>
    <w:rsid w:val="003218BA"/>
    <w:rsid w:val="00321B6C"/>
    <w:rsid w:val="00321CC7"/>
    <w:rsid w:val="00321FA2"/>
    <w:rsid w:val="003222BE"/>
    <w:rsid w:val="00322801"/>
    <w:rsid w:val="0032297D"/>
    <w:rsid w:val="003238E7"/>
    <w:rsid w:val="00323B69"/>
    <w:rsid w:val="00323BD7"/>
    <w:rsid w:val="00324007"/>
    <w:rsid w:val="003240C9"/>
    <w:rsid w:val="00324812"/>
    <w:rsid w:val="00324DDE"/>
    <w:rsid w:val="00325008"/>
    <w:rsid w:val="003254BA"/>
    <w:rsid w:val="00325A55"/>
    <w:rsid w:val="00326EDC"/>
    <w:rsid w:val="00326FBA"/>
    <w:rsid w:val="003271B2"/>
    <w:rsid w:val="0032767C"/>
    <w:rsid w:val="0033010F"/>
    <w:rsid w:val="00330E9C"/>
    <w:rsid w:val="00331D3E"/>
    <w:rsid w:val="00331ECE"/>
    <w:rsid w:val="00332267"/>
    <w:rsid w:val="003328F8"/>
    <w:rsid w:val="0033341C"/>
    <w:rsid w:val="003338A2"/>
    <w:rsid w:val="00334811"/>
    <w:rsid w:val="003349B0"/>
    <w:rsid w:val="00334B16"/>
    <w:rsid w:val="00334CBC"/>
    <w:rsid w:val="003352C5"/>
    <w:rsid w:val="00335577"/>
    <w:rsid w:val="003355C0"/>
    <w:rsid w:val="003355C8"/>
    <w:rsid w:val="003358EB"/>
    <w:rsid w:val="00335AE0"/>
    <w:rsid w:val="003362FA"/>
    <w:rsid w:val="0033653D"/>
    <w:rsid w:val="00336C9C"/>
    <w:rsid w:val="0033704D"/>
    <w:rsid w:val="0033786A"/>
    <w:rsid w:val="003400E0"/>
    <w:rsid w:val="003401D6"/>
    <w:rsid w:val="00340498"/>
    <w:rsid w:val="00340604"/>
    <w:rsid w:val="00340CA5"/>
    <w:rsid w:val="00340E72"/>
    <w:rsid w:val="00341B13"/>
    <w:rsid w:val="00341DA5"/>
    <w:rsid w:val="0034221C"/>
    <w:rsid w:val="00342679"/>
    <w:rsid w:val="00342A95"/>
    <w:rsid w:val="00342E73"/>
    <w:rsid w:val="00343772"/>
    <w:rsid w:val="003437B4"/>
    <w:rsid w:val="003437FC"/>
    <w:rsid w:val="00343C6A"/>
    <w:rsid w:val="00343FF6"/>
    <w:rsid w:val="0034448C"/>
    <w:rsid w:val="00344956"/>
    <w:rsid w:val="00345300"/>
    <w:rsid w:val="003456C3"/>
    <w:rsid w:val="0034581A"/>
    <w:rsid w:val="00345845"/>
    <w:rsid w:val="00345E1F"/>
    <w:rsid w:val="003461F5"/>
    <w:rsid w:val="0034621E"/>
    <w:rsid w:val="0034790E"/>
    <w:rsid w:val="00347DA2"/>
    <w:rsid w:val="00350C23"/>
    <w:rsid w:val="003512E0"/>
    <w:rsid w:val="00351691"/>
    <w:rsid w:val="003519E0"/>
    <w:rsid w:val="003524F1"/>
    <w:rsid w:val="0035260F"/>
    <w:rsid w:val="00352E59"/>
    <w:rsid w:val="0035348C"/>
    <w:rsid w:val="00354787"/>
    <w:rsid w:val="0035495D"/>
    <w:rsid w:val="00354AD8"/>
    <w:rsid w:val="00354C9B"/>
    <w:rsid w:val="00354D43"/>
    <w:rsid w:val="0035551D"/>
    <w:rsid w:val="003557C6"/>
    <w:rsid w:val="00355DB8"/>
    <w:rsid w:val="00356330"/>
    <w:rsid w:val="00356AB5"/>
    <w:rsid w:val="00356BAD"/>
    <w:rsid w:val="00356DC7"/>
    <w:rsid w:val="00356FBE"/>
    <w:rsid w:val="0035727C"/>
    <w:rsid w:val="00357568"/>
    <w:rsid w:val="00357783"/>
    <w:rsid w:val="00357CA9"/>
    <w:rsid w:val="00360A96"/>
    <w:rsid w:val="00360C4D"/>
    <w:rsid w:val="00361067"/>
    <w:rsid w:val="003611B0"/>
    <w:rsid w:val="0036184C"/>
    <w:rsid w:val="003619AD"/>
    <w:rsid w:val="00361B36"/>
    <w:rsid w:val="00362F79"/>
    <w:rsid w:val="0036358A"/>
    <w:rsid w:val="003635A7"/>
    <w:rsid w:val="00363B39"/>
    <w:rsid w:val="00364102"/>
    <w:rsid w:val="00364C29"/>
    <w:rsid w:val="00365766"/>
    <w:rsid w:val="00365B37"/>
    <w:rsid w:val="003660AB"/>
    <w:rsid w:val="003661EB"/>
    <w:rsid w:val="0036655B"/>
    <w:rsid w:val="00366670"/>
    <w:rsid w:val="00366E4F"/>
    <w:rsid w:val="00367E58"/>
    <w:rsid w:val="00370032"/>
    <w:rsid w:val="003708FA"/>
    <w:rsid w:val="003711A0"/>
    <w:rsid w:val="00371415"/>
    <w:rsid w:val="0037150E"/>
    <w:rsid w:val="00371BDB"/>
    <w:rsid w:val="00371E27"/>
    <w:rsid w:val="00371FB7"/>
    <w:rsid w:val="00372975"/>
    <w:rsid w:val="00372D9A"/>
    <w:rsid w:val="00373C58"/>
    <w:rsid w:val="00374025"/>
    <w:rsid w:val="00374371"/>
    <w:rsid w:val="0037441E"/>
    <w:rsid w:val="0037495F"/>
    <w:rsid w:val="00374D39"/>
    <w:rsid w:val="00374F4A"/>
    <w:rsid w:val="00374F6B"/>
    <w:rsid w:val="00374FD3"/>
    <w:rsid w:val="00375315"/>
    <w:rsid w:val="00376469"/>
    <w:rsid w:val="0037681D"/>
    <w:rsid w:val="00376A4C"/>
    <w:rsid w:val="00376F9A"/>
    <w:rsid w:val="003772E7"/>
    <w:rsid w:val="003777B1"/>
    <w:rsid w:val="00377AE5"/>
    <w:rsid w:val="00380032"/>
    <w:rsid w:val="00380543"/>
    <w:rsid w:val="00380CA8"/>
    <w:rsid w:val="00380E50"/>
    <w:rsid w:val="00380E93"/>
    <w:rsid w:val="0038186F"/>
    <w:rsid w:val="00381B10"/>
    <w:rsid w:val="00382602"/>
    <w:rsid w:val="00383EAA"/>
    <w:rsid w:val="003846E1"/>
    <w:rsid w:val="00385132"/>
    <w:rsid w:val="003852C6"/>
    <w:rsid w:val="00385557"/>
    <w:rsid w:val="00385C48"/>
    <w:rsid w:val="003867FA"/>
    <w:rsid w:val="00386EBB"/>
    <w:rsid w:val="00386F5F"/>
    <w:rsid w:val="003877FF"/>
    <w:rsid w:val="00387F98"/>
    <w:rsid w:val="00390143"/>
    <w:rsid w:val="00390B8F"/>
    <w:rsid w:val="00390D5A"/>
    <w:rsid w:val="00391CDE"/>
    <w:rsid w:val="00391E77"/>
    <w:rsid w:val="00392402"/>
    <w:rsid w:val="003927A9"/>
    <w:rsid w:val="003928C7"/>
    <w:rsid w:val="0039290A"/>
    <w:rsid w:val="003929E8"/>
    <w:rsid w:val="00392A3C"/>
    <w:rsid w:val="00392A8B"/>
    <w:rsid w:val="003931E2"/>
    <w:rsid w:val="00393678"/>
    <w:rsid w:val="00393C81"/>
    <w:rsid w:val="00395214"/>
    <w:rsid w:val="00395ACE"/>
    <w:rsid w:val="003964CB"/>
    <w:rsid w:val="00397156"/>
    <w:rsid w:val="003972F2"/>
    <w:rsid w:val="003976BE"/>
    <w:rsid w:val="0039788E"/>
    <w:rsid w:val="00397978"/>
    <w:rsid w:val="00397EE2"/>
    <w:rsid w:val="003A0027"/>
    <w:rsid w:val="003A0210"/>
    <w:rsid w:val="003A0391"/>
    <w:rsid w:val="003A07C4"/>
    <w:rsid w:val="003A0E87"/>
    <w:rsid w:val="003A10E4"/>
    <w:rsid w:val="003A1BA7"/>
    <w:rsid w:val="003A1C98"/>
    <w:rsid w:val="003A2072"/>
    <w:rsid w:val="003A24DB"/>
    <w:rsid w:val="003A2553"/>
    <w:rsid w:val="003A2884"/>
    <w:rsid w:val="003A2A3F"/>
    <w:rsid w:val="003A2E0C"/>
    <w:rsid w:val="003A32F6"/>
    <w:rsid w:val="003A3737"/>
    <w:rsid w:val="003A45DA"/>
    <w:rsid w:val="003A4DA2"/>
    <w:rsid w:val="003A504A"/>
    <w:rsid w:val="003A5340"/>
    <w:rsid w:val="003A543F"/>
    <w:rsid w:val="003A56FD"/>
    <w:rsid w:val="003A5FE8"/>
    <w:rsid w:val="003A6245"/>
    <w:rsid w:val="003A62A9"/>
    <w:rsid w:val="003A6362"/>
    <w:rsid w:val="003A6387"/>
    <w:rsid w:val="003A63C7"/>
    <w:rsid w:val="003A69AE"/>
    <w:rsid w:val="003A6EB3"/>
    <w:rsid w:val="003A6F6B"/>
    <w:rsid w:val="003B0ABF"/>
    <w:rsid w:val="003B141B"/>
    <w:rsid w:val="003B181F"/>
    <w:rsid w:val="003B2033"/>
    <w:rsid w:val="003B24FC"/>
    <w:rsid w:val="003B24FF"/>
    <w:rsid w:val="003B2C90"/>
    <w:rsid w:val="003B2F47"/>
    <w:rsid w:val="003B323C"/>
    <w:rsid w:val="003B38CF"/>
    <w:rsid w:val="003B38D0"/>
    <w:rsid w:val="003B4316"/>
    <w:rsid w:val="003B4436"/>
    <w:rsid w:val="003B5C12"/>
    <w:rsid w:val="003B635E"/>
    <w:rsid w:val="003B6836"/>
    <w:rsid w:val="003B6FFC"/>
    <w:rsid w:val="003B73F3"/>
    <w:rsid w:val="003B78BA"/>
    <w:rsid w:val="003C035E"/>
    <w:rsid w:val="003C0D9F"/>
    <w:rsid w:val="003C134D"/>
    <w:rsid w:val="003C1567"/>
    <w:rsid w:val="003C1850"/>
    <w:rsid w:val="003C1F54"/>
    <w:rsid w:val="003C2499"/>
    <w:rsid w:val="003C24B0"/>
    <w:rsid w:val="003C2902"/>
    <w:rsid w:val="003C2AEE"/>
    <w:rsid w:val="003C2E2D"/>
    <w:rsid w:val="003C2E9B"/>
    <w:rsid w:val="003C2EB4"/>
    <w:rsid w:val="003C30AF"/>
    <w:rsid w:val="003C3481"/>
    <w:rsid w:val="003C38E8"/>
    <w:rsid w:val="003C4829"/>
    <w:rsid w:val="003C55AE"/>
    <w:rsid w:val="003C6267"/>
    <w:rsid w:val="003C64AE"/>
    <w:rsid w:val="003C6C92"/>
    <w:rsid w:val="003C6CDF"/>
    <w:rsid w:val="003C6CF5"/>
    <w:rsid w:val="003C6FF7"/>
    <w:rsid w:val="003C7136"/>
    <w:rsid w:val="003C73DE"/>
    <w:rsid w:val="003C7712"/>
    <w:rsid w:val="003C78E0"/>
    <w:rsid w:val="003C7C57"/>
    <w:rsid w:val="003C7F98"/>
    <w:rsid w:val="003D0707"/>
    <w:rsid w:val="003D0E78"/>
    <w:rsid w:val="003D0F81"/>
    <w:rsid w:val="003D1001"/>
    <w:rsid w:val="003D1117"/>
    <w:rsid w:val="003D1CE2"/>
    <w:rsid w:val="003D1E57"/>
    <w:rsid w:val="003D21B7"/>
    <w:rsid w:val="003D296B"/>
    <w:rsid w:val="003D2BAD"/>
    <w:rsid w:val="003D2C48"/>
    <w:rsid w:val="003D41B7"/>
    <w:rsid w:val="003D443A"/>
    <w:rsid w:val="003D45E3"/>
    <w:rsid w:val="003D4654"/>
    <w:rsid w:val="003D4743"/>
    <w:rsid w:val="003D47C2"/>
    <w:rsid w:val="003D4907"/>
    <w:rsid w:val="003D4A2D"/>
    <w:rsid w:val="003D4A4A"/>
    <w:rsid w:val="003D4CBB"/>
    <w:rsid w:val="003D4E23"/>
    <w:rsid w:val="003D57C8"/>
    <w:rsid w:val="003D5A58"/>
    <w:rsid w:val="003D651E"/>
    <w:rsid w:val="003D71C2"/>
    <w:rsid w:val="003D7246"/>
    <w:rsid w:val="003D79C0"/>
    <w:rsid w:val="003E0123"/>
    <w:rsid w:val="003E07EF"/>
    <w:rsid w:val="003E1FA5"/>
    <w:rsid w:val="003E28E0"/>
    <w:rsid w:val="003E2A82"/>
    <w:rsid w:val="003E2ACA"/>
    <w:rsid w:val="003E2FCC"/>
    <w:rsid w:val="003E34CF"/>
    <w:rsid w:val="003E37C1"/>
    <w:rsid w:val="003E3E91"/>
    <w:rsid w:val="003E4533"/>
    <w:rsid w:val="003E496A"/>
    <w:rsid w:val="003E4DD0"/>
    <w:rsid w:val="003E53E6"/>
    <w:rsid w:val="003E546F"/>
    <w:rsid w:val="003E58E6"/>
    <w:rsid w:val="003E59E3"/>
    <w:rsid w:val="003E5EC2"/>
    <w:rsid w:val="003E5F4C"/>
    <w:rsid w:val="003E6520"/>
    <w:rsid w:val="003E6B75"/>
    <w:rsid w:val="003E705B"/>
    <w:rsid w:val="003E71A7"/>
    <w:rsid w:val="003E756F"/>
    <w:rsid w:val="003E7DFD"/>
    <w:rsid w:val="003F018B"/>
    <w:rsid w:val="003F1077"/>
    <w:rsid w:val="003F1634"/>
    <w:rsid w:val="003F181D"/>
    <w:rsid w:val="003F1DB6"/>
    <w:rsid w:val="003F1EC7"/>
    <w:rsid w:val="003F37F5"/>
    <w:rsid w:val="003F3808"/>
    <w:rsid w:val="003F38FA"/>
    <w:rsid w:val="003F41D8"/>
    <w:rsid w:val="003F4567"/>
    <w:rsid w:val="003F4589"/>
    <w:rsid w:val="003F45CB"/>
    <w:rsid w:val="003F4ED4"/>
    <w:rsid w:val="003F512D"/>
    <w:rsid w:val="003F515C"/>
    <w:rsid w:val="003F578A"/>
    <w:rsid w:val="003F5856"/>
    <w:rsid w:val="003F5C96"/>
    <w:rsid w:val="003F5DB7"/>
    <w:rsid w:val="003F6B89"/>
    <w:rsid w:val="003F6D8B"/>
    <w:rsid w:val="003F7301"/>
    <w:rsid w:val="003F7D48"/>
    <w:rsid w:val="00400092"/>
    <w:rsid w:val="00400560"/>
    <w:rsid w:val="00400D7B"/>
    <w:rsid w:val="004016C9"/>
    <w:rsid w:val="00401AC9"/>
    <w:rsid w:val="00401BE5"/>
    <w:rsid w:val="00401C86"/>
    <w:rsid w:val="00402239"/>
    <w:rsid w:val="00403279"/>
    <w:rsid w:val="004034B3"/>
    <w:rsid w:val="00403569"/>
    <w:rsid w:val="00403CAC"/>
    <w:rsid w:val="00403EC7"/>
    <w:rsid w:val="00403FDF"/>
    <w:rsid w:val="00404284"/>
    <w:rsid w:val="0040446B"/>
    <w:rsid w:val="00404AAC"/>
    <w:rsid w:val="00404CA5"/>
    <w:rsid w:val="00404F38"/>
    <w:rsid w:val="00405204"/>
    <w:rsid w:val="00405692"/>
    <w:rsid w:val="0040590A"/>
    <w:rsid w:val="00405D30"/>
    <w:rsid w:val="0040609C"/>
    <w:rsid w:val="0040656E"/>
    <w:rsid w:val="0040713E"/>
    <w:rsid w:val="0040729E"/>
    <w:rsid w:val="004072EC"/>
    <w:rsid w:val="00407317"/>
    <w:rsid w:val="0040752A"/>
    <w:rsid w:val="00410049"/>
    <w:rsid w:val="00410839"/>
    <w:rsid w:val="00410F8B"/>
    <w:rsid w:val="00411C75"/>
    <w:rsid w:val="004122DA"/>
    <w:rsid w:val="0041234F"/>
    <w:rsid w:val="0041340B"/>
    <w:rsid w:val="00413AC8"/>
    <w:rsid w:val="004147BD"/>
    <w:rsid w:val="00414CEA"/>
    <w:rsid w:val="00414DFE"/>
    <w:rsid w:val="00414FEF"/>
    <w:rsid w:val="00415158"/>
    <w:rsid w:val="004151E1"/>
    <w:rsid w:val="004153A5"/>
    <w:rsid w:val="0041545F"/>
    <w:rsid w:val="004160E5"/>
    <w:rsid w:val="004160E8"/>
    <w:rsid w:val="00416698"/>
    <w:rsid w:val="00416871"/>
    <w:rsid w:val="00416B71"/>
    <w:rsid w:val="00416C56"/>
    <w:rsid w:val="00416D67"/>
    <w:rsid w:val="00416E54"/>
    <w:rsid w:val="0042037D"/>
    <w:rsid w:val="004203DD"/>
    <w:rsid w:val="004204EE"/>
    <w:rsid w:val="0042091A"/>
    <w:rsid w:val="00420923"/>
    <w:rsid w:val="0042144F"/>
    <w:rsid w:val="00421681"/>
    <w:rsid w:val="00421EB9"/>
    <w:rsid w:val="00422418"/>
    <w:rsid w:val="004228B2"/>
    <w:rsid w:val="00422D9E"/>
    <w:rsid w:val="004230D4"/>
    <w:rsid w:val="00423D15"/>
    <w:rsid w:val="004244BC"/>
    <w:rsid w:val="0042571E"/>
    <w:rsid w:val="00425D08"/>
    <w:rsid w:val="00425E99"/>
    <w:rsid w:val="00426529"/>
    <w:rsid w:val="00426B09"/>
    <w:rsid w:val="00426EB7"/>
    <w:rsid w:val="004273D0"/>
    <w:rsid w:val="004274A1"/>
    <w:rsid w:val="00427EFE"/>
    <w:rsid w:val="00430F06"/>
    <w:rsid w:val="004310A7"/>
    <w:rsid w:val="00431586"/>
    <w:rsid w:val="004318DC"/>
    <w:rsid w:val="004319FE"/>
    <w:rsid w:val="00431DB7"/>
    <w:rsid w:val="00431E28"/>
    <w:rsid w:val="00431ED4"/>
    <w:rsid w:val="00432077"/>
    <w:rsid w:val="0043215D"/>
    <w:rsid w:val="004324B6"/>
    <w:rsid w:val="00432945"/>
    <w:rsid w:val="004330D1"/>
    <w:rsid w:val="00433862"/>
    <w:rsid w:val="00433E24"/>
    <w:rsid w:val="00433FF4"/>
    <w:rsid w:val="004344AF"/>
    <w:rsid w:val="00434892"/>
    <w:rsid w:val="0043577C"/>
    <w:rsid w:val="00435B2A"/>
    <w:rsid w:val="00437160"/>
    <w:rsid w:val="004371A3"/>
    <w:rsid w:val="00437837"/>
    <w:rsid w:val="00437F81"/>
    <w:rsid w:val="00437F88"/>
    <w:rsid w:val="004401C3"/>
    <w:rsid w:val="004402F7"/>
    <w:rsid w:val="00441138"/>
    <w:rsid w:val="0044136F"/>
    <w:rsid w:val="004417C7"/>
    <w:rsid w:val="00441859"/>
    <w:rsid w:val="004428F8"/>
    <w:rsid w:val="004436E1"/>
    <w:rsid w:val="00444445"/>
    <w:rsid w:val="00444959"/>
    <w:rsid w:val="00444962"/>
    <w:rsid w:val="00444AF9"/>
    <w:rsid w:val="00444AFE"/>
    <w:rsid w:val="00444C3A"/>
    <w:rsid w:val="00445F68"/>
    <w:rsid w:val="00446DE2"/>
    <w:rsid w:val="00446E50"/>
    <w:rsid w:val="00446F6C"/>
    <w:rsid w:val="00447349"/>
    <w:rsid w:val="00447A89"/>
    <w:rsid w:val="00447AAF"/>
    <w:rsid w:val="00447EC9"/>
    <w:rsid w:val="00450255"/>
    <w:rsid w:val="0045048A"/>
    <w:rsid w:val="004505C3"/>
    <w:rsid w:val="00450734"/>
    <w:rsid w:val="00450A1E"/>
    <w:rsid w:val="004519BD"/>
    <w:rsid w:val="00451A6C"/>
    <w:rsid w:val="00452009"/>
    <w:rsid w:val="0045228C"/>
    <w:rsid w:val="004528A6"/>
    <w:rsid w:val="004530C8"/>
    <w:rsid w:val="00453160"/>
    <w:rsid w:val="004536FB"/>
    <w:rsid w:val="00453C33"/>
    <w:rsid w:val="004542B6"/>
    <w:rsid w:val="004544C7"/>
    <w:rsid w:val="00454710"/>
    <w:rsid w:val="004548A2"/>
    <w:rsid w:val="00454C4C"/>
    <w:rsid w:val="004551E6"/>
    <w:rsid w:val="0045527F"/>
    <w:rsid w:val="004555AB"/>
    <w:rsid w:val="00455BEB"/>
    <w:rsid w:val="00455D26"/>
    <w:rsid w:val="00455F70"/>
    <w:rsid w:val="0045640A"/>
    <w:rsid w:val="004568A0"/>
    <w:rsid w:val="00456B52"/>
    <w:rsid w:val="004570B5"/>
    <w:rsid w:val="004572DA"/>
    <w:rsid w:val="0045743F"/>
    <w:rsid w:val="004574BA"/>
    <w:rsid w:val="0045787B"/>
    <w:rsid w:val="00457F35"/>
    <w:rsid w:val="004606C4"/>
    <w:rsid w:val="004608EB"/>
    <w:rsid w:val="00461350"/>
    <w:rsid w:val="00461357"/>
    <w:rsid w:val="00461B7C"/>
    <w:rsid w:val="0046219E"/>
    <w:rsid w:val="004624E7"/>
    <w:rsid w:val="00462BA9"/>
    <w:rsid w:val="004631F1"/>
    <w:rsid w:val="00463772"/>
    <w:rsid w:val="00463E1B"/>
    <w:rsid w:val="00463E93"/>
    <w:rsid w:val="00464086"/>
    <w:rsid w:val="004640FD"/>
    <w:rsid w:val="0046468E"/>
    <w:rsid w:val="00464A3E"/>
    <w:rsid w:val="00464BC2"/>
    <w:rsid w:val="00464D03"/>
    <w:rsid w:val="00464ED5"/>
    <w:rsid w:val="00465D83"/>
    <w:rsid w:val="00466820"/>
    <w:rsid w:val="00466DBF"/>
    <w:rsid w:val="0046752F"/>
    <w:rsid w:val="00467789"/>
    <w:rsid w:val="00467944"/>
    <w:rsid w:val="00467CE7"/>
    <w:rsid w:val="0047019A"/>
    <w:rsid w:val="0047092A"/>
    <w:rsid w:val="00471099"/>
    <w:rsid w:val="004712E6"/>
    <w:rsid w:val="00471332"/>
    <w:rsid w:val="0047136E"/>
    <w:rsid w:val="004716EB"/>
    <w:rsid w:val="00471A7A"/>
    <w:rsid w:val="004720DA"/>
    <w:rsid w:val="00472431"/>
    <w:rsid w:val="00472499"/>
    <w:rsid w:val="00472B9A"/>
    <w:rsid w:val="004744CF"/>
    <w:rsid w:val="00475212"/>
    <w:rsid w:val="00475981"/>
    <w:rsid w:val="00476177"/>
    <w:rsid w:val="00476242"/>
    <w:rsid w:val="00476320"/>
    <w:rsid w:val="00476D7D"/>
    <w:rsid w:val="00476F88"/>
    <w:rsid w:val="004778E1"/>
    <w:rsid w:val="00480186"/>
    <w:rsid w:val="004802C6"/>
    <w:rsid w:val="004802DC"/>
    <w:rsid w:val="0048043F"/>
    <w:rsid w:val="00480713"/>
    <w:rsid w:val="00480AD5"/>
    <w:rsid w:val="00480AE1"/>
    <w:rsid w:val="00480B58"/>
    <w:rsid w:val="00480BD8"/>
    <w:rsid w:val="00480E53"/>
    <w:rsid w:val="00482009"/>
    <w:rsid w:val="00482678"/>
    <w:rsid w:val="00482D98"/>
    <w:rsid w:val="0048367C"/>
    <w:rsid w:val="00483682"/>
    <w:rsid w:val="004839C0"/>
    <w:rsid w:val="00483B08"/>
    <w:rsid w:val="00483F6D"/>
    <w:rsid w:val="00484049"/>
    <w:rsid w:val="00484083"/>
    <w:rsid w:val="004845E4"/>
    <w:rsid w:val="004847C8"/>
    <w:rsid w:val="00484E11"/>
    <w:rsid w:val="00485292"/>
    <w:rsid w:val="00485B57"/>
    <w:rsid w:val="00485FC5"/>
    <w:rsid w:val="0048604F"/>
    <w:rsid w:val="0048670C"/>
    <w:rsid w:val="004868DA"/>
    <w:rsid w:val="00486BEE"/>
    <w:rsid w:val="004877D8"/>
    <w:rsid w:val="00487A8D"/>
    <w:rsid w:val="00487BCD"/>
    <w:rsid w:val="00487CD5"/>
    <w:rsid w:val="00487CDD"/>
    <w:rsid w:val="00487E6C"/>
    <w:rsid w:val="00487F4E"/>
    <w:rsid w:val="004903AD"/>
    <w:rsid w:val="004903B5"/>
    <w:rsid w:val="00490606"/>
    <w:rsid w:val="00491092"/>
    <w:rsid w:val="0049118B"/>
    <w:rsid w:val="00491262"/>
    <w:rsid w:val="00492D82"/>
    <w:rsid w:val="004932D1"/>
    <w:rsid w:val="00493623"/>
    <w:rsid w:val="00493813"/>
    <w:rsid w:val="00493F95"/>
    <w:rsid w:val="00494A22"/>
    <w:rsid w:val="00494D1D"/>
    <w:rsid w:val="00494FD8"/>
    <w:rsid w:val="00495956"/>
    <w:rsid w:val="00496547"/>
    <w:rsid w:val="0049747F"/>
    <w:rsid w:val="00497B6C"/>
    <w:rsid w:val="00497DE8"/>
    <w:rsid w:val="00497F83"/>
    <w:rsid w:val="004A036D"/>
    <w:rsid w:val="004A0398"/>
    <w:rsid w:val="004A048F"/>
    <w:rsid w:val="004A1909"/>
    <w:rsid w:val="004A1BB7"/>
    <w:rsid w:val="004A3FE0"/>
    <w:rsid w:val="004A4017"/>
    <w:rsid w:val="004A4610"/>
    <w:rsid w:val="004A4AE9"/>
    <w:rsid w:val="004A58C4"/>
    <w:rsid w:val="004A5E01"/>
    <w:rsid w:val="004A645D"/>
    <w:rsid w:val="004A7684"/>
    <w:rsid w:val="004B032F"/>
    <w:rsid w:val="004B03FF"/>
    <w:rsid w:val="004B0645"/>
    <w:rsid w:val="004B0795"/>
    <w:rsid w:val="004B07CD"/>
    <w:rsid w:val="004B11E2"/>
    <w:rsid w:val="004B14EA"/>
    <w:rsid w:val="004B19BB"/>
    <w:rsid w:val="004B24A7"/>
    <w:rsid w:val="004B311A"/>
    <w:rsid w:val="004B3834"/>
    <w:rsid w:val="004B3B9E"/>
    <w:rsid w:val="004B3BB6"/>
    <w:rsid w:val="004B3E03"/>
    <w:rsid w:val="004B41CE"/>
    <w:rsid w:val="004B4263"/>
    <w:rsid w:val="004B4436"/>
    <w:rsid w:val="004B44D3"/>
    <w:rsid w:val="004B47AF"/>
    <w:rsid w:val="004B4EAC"/>
    <w:rsid w:val="004B5067"/>
    <w:rsid w:val="004B51EB"/>
    <w:rsid w:val="004B5C9D"/>
    <w:rsid w:val="004B629E"/>
    <w:rsid w:val="004B6A3B"/>
    <w:rsid w:val="004B7142"/>
    <w:rsid w:val="004B7657"/>
    <w:rsid w:val="004B79F1"/>
    <w:rsid w:val="004B7E5C"/>
    <w:rsid w:val="004C06C8"/>
    <w:rsid w:val="004C20DB"/>
    <w:rsid w:val="004C2240"/>
    <w:rsid w:val="004C2278"/>
    <w:rsid w:val="004C2837"/>
    <w:rsid w:val="004C2A27"/>
    <w:rsid w:val="004C2BF6"/>
    <w:rsid w:val="004C2DE0"/>
    <w:rsid w:val="004C376C"/>
    <w:rsid w:val="004C3973"/>
    <w:rsid w:val="004C49ED"/>
    <w:rsid w:val="004C4FE2"/>
    <w:rsid w:val="004C52EC"/>
    <w:rsid w:val="004C53D6"/>
    <w:rsid w:val="004C58EF"/>
    <w:rsid w:val="004C5C68"/>
    <w:rsid w:val="004C5D67"/>
    <w:rsid w:val="004C608D"/>
    <w:rsid w:val="004C6479"/>
    <w:rsid w:val="004C6C81"/>
    <w:rsid w:val="004C6CB3"/>
    <w:rsid w:val="004C6F04"/>
    <w:rsid w:val="004C704B"/>
    <w:rsid w:val="004C73B6"/>
    <w:rsid w:val="004C759E"/>
    <w:rsid w:val="004C7766"/>
    <w:rsid w:val="004C7DD7"/>
    <w:rsid w:val="004D0681"/>
    <w:rsid w:val="004D085D"/>
    <w:rsid w:val="004D0D79"/>
    <w:rsid w:val="004D14D6"/>
    <w:rsid w:val="004D2994"/>
    <w:rsid w:val="004D39A5"/>
    <w:rsid w:val="004D3B3B"/>
    <w:rsid w:val="004D3D57"/>
    <w:rsid w:val="004D4206"/>
    <w:rsid w:val="004D584C"/>
    <w:rsid w:val="004D5C70"/>
    <w:rsid w:val="004D639C"/>
    <w:rsid w:val="004D7A7C"/>
    <w:rsid w:val="004E009E"/>
    <w:rsid w:val="004E0350"/>
    <w:rsid w:val="004E038C"/>
    <w:rsid w:val="004E042C"/>
    <w:rsid w:val="004E059A"/>
    <w:rsid w:val="004E19A7"/>
    <w:rsid w:val="004E20C4"/>
    <w:rsid w:val="004E25C5"/>
    <w:rsid w:val="004E280C"/>
    <w:rsid w:val="004E2CF5"/>
    <w:rsid w:val="004E37A3"/>
    <w:rsid w:val="004E3B8C"/>
    <w:rsid w:val="004E3DC4"/>
    <w:rsid w:val="004E3E3A"/>
    <w:rsid w:val="004E3E64"/>
    <w:rsid w:val="004E3FDC"/>
    <w:rsid w:val="004E436A"/>
    <w:rsid w:val="004E46E1"/>
    <w:rsid w:val="004E4F95"/>
    <w:rsid w:val="004E5324"/>
    <w:rsid w:val="004E59C5"/>
    <w:rsid w:val="004E5E5B"/>
    <w:rsid w:val="004E7066"/>
    <w:rsid w:val="004E717A"/>
    <w:rsid w:val="004E789F"/>
    <w:rsid w:val="004E7C63"/>
    <w:rsid w:val="004E7F1F"/>
    <w:rsid w:val="004F040F"/>
    <w:rsid w:val="004F060C"/>
    <w:rsid w:val="004F0E75"/>
    <w:rsid w:val="004F1BB3"/>
    <w:rsid w:val="004F2F28"/>
    <w:rsid w:val="004F3303"/>
    <w:rsid w:val="004F3439"/>
    <w:rsid w:val="004F3E7C"/>
    <w:rsid w:val="004F46AD"/>
    <w:rsid w:val="004F4BA4"/>
    <w:rsid w:val="004F4BC5"/>
    <w:rsid w:val="004F4BCA"/>
    <w:rsid w:val="004F4C6C"/>
    <w:rsid w:val="004F4DDA"/>
    <w:rsid w:val="004F5306"/>
    <w:rsid w:val="004F58A1"/>
    <w:rsid w:val="004F6419"/>
    <w:rsid w:val="004F64C1"/>
    <w:rsid w:val="004F75E8"/>
    <w:rsid w:val="004F7BAB"/>
    <w:rsid w:val="004F7C40"/>
    <w:rsid w:val="004F7F27"/>
    <w:rsid w:val="0050046D"/>
    <w:rsid w:val="00500CC8"/>
    <w:rsid w:val="00500CCA"/>
    <w:rsid w:val="00500D05"/>
    <w:rsid w:val="0050123A"/>
    <w:rsid w:val="00501975"/>
    <w:rsid w:val="00502044"/>
    <w:rsid w:val="00502B6B"/>
    <w:rsid w:val="00502FB3"/>
    <w:rsid w:val="00503012"/>
    <w:rsid w:val="005036C5"/>
    <w:rsid w:val="0050396B"/>
    <w:rsid w:val="00503BBA"/>
    <w:rsid w:val="00503DF1"/>
    <w:rsid w:val="00504183"/>
    <w:rsid w:val="00505C4B"/>
    <w:rsid w:val="005061EA"/>
    <w:rsid w:val="005062E9"/>
    <w:rsid w:val="005066E8"/>
    <w:rsid w:val="00506F99"/>
    <w:rsid w:val="00507087"/>
    <w:rsid w:val="00507AD5"/>
    <w:rsid w:val="00507CB5"/>
    <w:rsid w:val="00510ACF"/>
    <w:rsid w:val="0051127A"/>
    <w:rsid w:val="005113B9"/>
    <w:rsid w:val="00511540"/>
    <w:rsid w:val="005116A7"/>
    <w:rsid w:val="005116C4"/>
    <w:rsid w:val="00511700"/>
    <w:rsid w:val="00512157"/>
    <w:rsid w:val="0051225B"/>
    <w:rsid w:val="00512A31"/>
    <w:rsid w:val="00512BDD"/>
    <w:rsid w:val="00512EA4"/>
    <w:rsid w:val="00512F14"/>
    <w:rsid w:val="005131D1"/>
    <w:rsid w:val="00513354"/>
    <w:rsid w:val="00513783"/>
    <w:rsid w:val="00513821"/>
    <w:rsid w:val="00513986"/>
    <w:rsid w:val="005139F0"/>
    <w:rsid w:val="00513AFD"/>
    <w:rsid w:val="00514296"/>
    <w:rsid w:val="005143AE"/>
    <w:rsid w:val="0051495B"/>
    <w:rsid w:val="00514BFD"/>
    <w:rsid w:val="00514D93"/>
    <w:rsid w:val="0051524A"/>
    <w:rsid w:val="00516003"/>
    <w:rsid w:val="0051622C"/>
    <w:rsid w:val="005164CC"/>
    <w:rsid w:val="0051650D"/>
    <w:rsid w:val="0051653C"/>
    <w:rsid w:val="00516707"/>
    <w:rsid w:val="005167A5"/>
    <w:rsid w:val="00517385"/>
    <w:rsid w:val="0051762E"/>
    <w:rsid w:val="00517FA3"/>
    <w:rsid w:val="00520303"/>
    <w:rsid w:val="00520C10"/>
    <w:rsid w:val="0052150D"/>
    <w:rsid w:val="0052197E"/>
    <w:rsid w:val="00521B1D"/>
    <w:rsid w:val="00521B5D"/>
    <w:rsid w:val="005227DE"/>
    <w:rsid w:val="00522CFF"/>
    <w:rsid w:val="00523B74"/>
    <w:rsid w:val="00524537"/>
    <w:rsid w:val="00524842"/>
    <w:rsid w:val="00524FBD"/>
    <w:rsid w:val="0052529A"/>
    <w:rsid w:val="00525305"/>
    <w:rsid w:val="00525743"/>
    <w:rsid w:val="00525819"/>
    <w:rsid w:val="00525E5B"/>
    <w:rsid w:val="0052682D"/>
    <w:rsid w:val="00526B7D"/>
    <w:rsid w:val="00526C77"/>
    <w:rsid w:val="00527300"/>
    <w:rsid w:val="0052735A"/>
    <w:rsid w:val="00527B64"/>
    <w:rsid w:val="00527B9D"/>
    <w:rsid w:val="00527D13"/>
    <w:rsid w:val="00530251"/>
    <w:rsid w:val="00530B79"/>
    <w:rsid w:val="00530C77"/>
    <w:rsid w:val="005317F6"/>
    <w:rsid w:val="00531AE3"/>
    <w:rsid w:val="0053211C"/>
    <w:rsid w:val="005327CC"/>
    <w:rsid w:val="0053298B"/>
    <w:rsid w:val="00532A02"/>
    <w:rsid w:val="00533276"/>
    <w:rsid w:val="005333A1"/>
    <w:rsid w:val="0053409D"/>
    <w:rsid w:val="00534CC5"/>
    <w:rsid w:val="00534D08"/>
    <w:rsid w:val="005352E6"/>
    <w:rsid w:val="00535894"/>
    <w:rsid w:val="0053645B"/>
    <w:rsid w:val="00536736"/>
    <w:rsid w:val="00536DB3"/>
    <w:rsid w:val="005373BB"/>
    <w:rsid w:val="005374DE"/>
    <w:rsid w:val="00537607"/>
    <w:rsid w:val="005376E2"/>
    <w:rsid w:val="005378C1"/>
    <w:rsid w:val="00537CE3"/>
    <w:rsid w:val="0054041D"/>
    <w:rsid w:val="00540602"/>
    <w:rsid w:val="00540CE5"/>
    <w:rsid w:val="00540F04"/>
    <w:rsid w:val="005411DB"/>
    <w:rsid w:val="00541F07"/>
    <w:rsid w:val="005421DD"/>
    <w:rsid w:val="00542C31"/>
    <w:rsid w:val="00543761"/>
    <w:rsid w:val="005438E6"/>
    <w:rsid w:val="0054468D"/>
    <w:rsid w:val="00544827"/>
    <w:rsid w:val="00544E8F"/>
    <w:rsid w:val="00544E96"/>
    <w:rsid w:val="00545173"/>
    <w:rsid w:val="00545177"/>
    <w:rsid w:val="00545D25"/>
    <w:rsid w:val="00545DA3"/>
    <w:rsid w:val="0054609C"/>
    <w:rsid w:val="0054664F"/>
    <w:rsid w:val="00547320"/>
    <w:rsid w:val="00547683"/>
    <w:rsid w:val="005476D6"/>
    <w:rsid w:val="00547B9B"/>
    <w:rsid w:val="00547E42"/>
    <w:rsid w:val="00547E6D"/>
    <w:rsid w:val="00547F71"/>
    <w:rsid w:val="0055053F"/>
    <w:rsid w:val="00550783"/>
    <w:rsid w:val="00550FE2"/>
    <w:rsid w:val="005511A0"/>
    <w:rsid w:val="005516E3"/>
    <w:rsid w:val="00551A08"/>
    <w:rsid w:val="00551C8F"/>
    <w:rsid w:val="00552238"/>
    <w:rsid w:val="0055225B"/>
    <w:rsid w:val="005522A5"/>
    <w:rsid w:val="00552503"/>
    <w:rsid w:val="00552785"/>
    <w:rsid w:val="00553088"/>
    <w:rsid w:val="0055324A"/>
    <w:rsid w:val="00553D11"/>
    <w:rsid w:val="00553D35"/>
    <w:rsid w:val="00553D71"/>
    <w:rsid w:val="00554069"/>
    <w:rsid w:val="005542C9"/>
    <w:rsid w:val="005542DF"/>
    <w:rsid w:val="00554852"/>
    <w:rsid w:val="00554A7C"/>
    <w:rsid w:val="005550F7"/>
    <w:rsid w:val="00555769"/>
    <w:rsid w:val="00555CD0"/>
    <w:rsid w:val="0055605D"/>
    <w:rsid w:val="00556C9A"/>
    <w:rsid w:val="005576CD"/>
    <w:rsid w:val="0055774A"/>
    <w:rsid w:val="00557B1B"/>
    <w:rsid w:val="00557DAD"/>
    <w:rsid w:val="0055B3B4"/>
    <w:rsid w:val="0056036E"/>
    <w:rsid w:val="00561F62"/>
    <w:rsid w:val="00562A63"/>
    <w:rsid w:val="00562B51"/>
    <w:rsid w:val="0056305F"/>
    <w:rsid w:val="0056425E"/>
    <w:rsid w:val="005649E9"/>
    <w:rsid w:val="00564C9E"/>
    <w:rsid w:val="00565E34"/>
    <w:rsid w:val="00567640"/>
    <w:rsid w:val="00567994"/>
    <w:rsid w:val="00567A27"/>
    <w:rsid w:val="005702B6"/>
    <w:rsid w:val="0057079F"/>
    <w:rsid w:val="005710EB"/>
    <w:rsid w:val="005717D8"/>
    <w:rsid w:val="00571863"/>
    <w:rsid w:val="00571A08"/>
    <w:rsid w:val="00571F3F"/>
    <w:rsid w:val="00572497"/>
    <w:rsid w:val="00572527"/>
    <w:rsid w:val="00572E61"/>
    <w:rsid w:val="00573231"/>
    <w:rsid w:val="00573E0A"/>
    <w:rsid w:val="005741A3"/>
    <w:rsid w:val="005741BA"/>
    <w:rsid w:val="00574DB6"/>
    <w:rsid w:val="00574F06"/>
    <w:rsid w:val="005758CA"/>
    <w:rsid w:val="00576958"/>
    <w:rsid w:val="005776C5"/>
    <w:rsid w:val="00577FE5"/>
    <w:rsid w:val="0058039E"/>
    <w:rsid w:val="00580805"/>
    <w:rsid w:val="00580D74"/>
    <w:rsid w:val="0058169D"/>
    <w:rsid w:val="005817E7"/>
    <w:rsid w:val="00581997"/>
    <w:rsid w:val="00581CFD"/>
    <w:rsid w:val="00581F7A"/>
    <w:rsid w:val="005820C1"/>
    <w:rsid w:val="005820CB"/>
    <w:rsid w:val="00582367"/>
    <w:rsid w:val="0058297C"/>
    <w:rsid w:val="00583909"/>
    <w:rsid w:val="00583929"/>
    <w:rsid w:val="005845AF"/>
    <w:rsid w:val="0058469D"/>
    <w:rsid w:val="00585045"/>
    <w:rsid w:val="00585189"/>
    <w:rsid w:val="005854DD"/>
    <w:rsid w:val="00585850"/>
    <w:rsid w:val="00585FAA"/>
    <w:rsid w:val="00585FDC"/>
    <w:rsid w:val="00586620"/>
    <w:rsid w:val="00586C97"/>
    <w:rsid w:val="00587DCC"/>
    <w:rsid w:val="00590958"/>
    <w:rsid w:val="0059132A"/>
    <w:rsid w:val="0059343C"/>
    <w:rsid w:val="00593B06"/>
    <w:rsid w:val="0059451C"/>
    <w:rsid w:val="00595085"/>
    <w:rsid w:val="005955F1"/>
    <w:rsid w:val="00595B0C"/>
    <w:rsid w:val="00595EEC"/>
    <w:rsid w:val="00595F20"/>
    <w:rsid w:val="005960B5"/>
    <w:rsid w:val="00596354"/>
    <w:rsid w:val="005968A8"/>
    <w:rsid w:val="0059697A"/>
    <w:rsid w:val="00596B64"/>
    <w:rsid w:val="00596BA6"/>
    <w:rsid w:val="0059700C"/>
    <w:rsid w:val="005972AE"/>
    <w:rsid w:val="0059761D"/>
    <w:rsid w:val="00597920"/>
    <w:rsid w:val="005979AD"/>
    <w:rsid w:val="005A024C"/>
    <w:rsid w:val="005A080F"/>
    <w:rsid w:val="005A0B43"/>
    <w:rsid w:val="005A1253"/>
    <w:rsid w:val="005A18B4"/>
    <w:rsid w:val="005A1C50"/>
    <w:rsid w:val="005A1F0F"/>
    <w:rsid w:val="005A21D9"/>
    <w:rsid w:val="005A2841"/>
    <w:rsid w:val="005A2858"/>
    <w:rsid w:val="005A29E8"/>
    <w:rsid w:val="005A2FB3"/>
    <w:rsid w:val="005A3013"/>
    <w:rsid w:val="005A3090"/>
    <w:rsid w:val="005A3683"/>
    <w:rsid w:val="005A3891"/>
    <w:rsid w:val="005A40F4"/>
    <w:rsid w:val="005A422E"/>
    <w:rsid w:val="005A4474"/>
    <w:rsid w:val="005A465C"/>
    <w:rsid w:val="005A505B"/>
    <w:rsid w:val="005A5B60"/>
    <w:rsid w:val="005A5C5E"/>
    <w:rsid w:val="005A6C36"/>
    <w:rsid w:val="005A7026"/>
    <w:rsid w:val="005A74D9"/>
    <w:rsid w:val="005A7619"/>
    <w:rsid w:val="005A799D"/>
    <w:rsid w:val="005A7C2E"/>
    <w:rsid w:val="005A7F26"/>
    <w:rsid w:val="005B0F4F"/>
    <w:rsid w:val="005B1154"/>
    <w:rsid w:val="005B1CBB"/>
    <w:rsid w:val="005B3DCA"/>
    <w:rsid w:val="005B3F2B"/>
    <w:rsid w:val="005B43FC"/>
    <w:rsid w:val="005B4438"/>
    <w:rsid w:val="005B51AA"/>
    <w:rsid w:val="005B52A3"/>
    <w:rsid w:val="005B57DF"/>
    <w:rsid w:val="005B6191"/>
    <w:rsid w:val="005B66E2"/>
    <w:rsid w:val="005B6CEF"/>
    <w:rsid w:val="005B6FF0"/>
    <w:rsid w:val="005B7239"/>
    <w:rsid w:val="005B7374"/>
    <w:rsid w:val="005B756A"/>
    <w:rsid w:val="005C0450"/>
    <w:rsid w:val="005C0517"/>
    <w:rsid w:val="005C05D7"/>
    <w:rsid w:val="005C0DE3"/>
    <w:rsid w:val="005C10A2"/>
    <w:rsid w:val="005C12AF"/>
    <w:rsid w:val="005C1C7A"/>
    <w:rsid w:val="005C1CE6"/>
    <w:rsid w:val="005C1E26"/>
    <w:rsid w:val="005C1ED5"/>
    <w:rsid w:val="005C1FC1"/>
    <w:rsid w:val="005C23B2"/>
    <w:rsid w:val="005C322E"/>
    <w:rsid w:val="005C3537"/>
    <w:rsid w:val="005C3899"/>
    <w:rsid w:val="005C3E51"/>
    <w:rsid w:val="005C406A"/>
    <w:rsid w:val="005C454E"/>
    <w:rsid w:val="005C4C50"/>
    <w:rsid w:val="005C4CEA"/>
    <w:rsid w:val="005C5AB4"/>
    <w:rsid w:val="005C5B83"/>
    <w:rsid w:val="005C5FB9"/>
    <w:rsid w:val="005C627E"/>
    <w:rsid w:val="005C6B16"/>
    <w:rsid w:val="005C7813"/>
    <w:rsid w:val="005D08C2"/>
    <w:rsid w:val="005D0955"/>
    <w:rsid w:val="005D0B88"/>
    <w:rsid w:val="005D0B89"/>
    <w:rsid w:val="005D1110"/>
    <w:rsid w:val="005D253E"/>
    <w:rsid w:val="005D27DD"/>
    <w:rsid w:val="005D2A69"/>
    <w:rsid w:val="005D3430"/>
    <w:rsid w:val="005D3476"/>
    <w:rsid w:val="005D364F"/>
    <w:rsid w:val="005D3C5D"/>
    <w:rsid w:val="005D491C"/>
    <w:rsid w:val="005D4A35"/>
    <w:rsid w:val="005D5D79"/>
    <w:rsid w:val="005D68F9"/>
    <w:rsid w:val="005D6A64"/>
    <w:rsid w:val="005D6AA6"/>
    <w:rsid w:val="005D6C70"/>
    <w:rsid w:val="005D6EE7"/>
    <w:rsid w:val="005D7260"/>
    <w:rsid w:val="005D761B"/>
    <w:rsid w:val="005D79DA"/>
    <w:rsid w:val="005D7F3C"/>
    <w:rsid w:val="005E061B"/>
    <w:rsid w:val="005E0907"/>
    <w:rsid w:val="005E0C99"/>
    <w:rsid w:val="005E0FB1"/>
    <w:rsid w:val="005E0FE1"/>
    <w:rsid w:val="005E1056"/>
    <w:rsid w:val="005E15FC"/>
    <w:rsid w:val="005E1A30"/>
    <w:rsid w:val="005E1D68"/>
    <w:rsid w:val="005E1E98"/>
    <w:rsid w:val="005E2D70"/>
    <w:rsid w:val="005E3C5D"/>
    <w:rsid w:val="005E3EB4"/>
    <w:rsid w:val="005E425D"/>
    <w:rsid w:val="005E4CA0"/>
    <w:rsid w:val="005E4CF4"/>
    <w:rsid w:val="005E4ED4"/>
    <w:rsid w:val="005E54C5"/>
    <w:rsid w:val="005E639A"/>
    <w:rsid w:val="005E661C"/>
    <w:rsid w:val="005E69BC"/>
    <w:rsid w:val="005E752F"/>
    <w:rsid w:val="005E7AA6"/>
    <w:rsid w:val="005E7AFB"/>
    <w:rsid w:val="005E7CF2"/>
    <w:rsid w:val="005F02EA"/>
    <w:rsid w:val="005F0B86"/>
    <w:rsid w:val="005F1421"/>
    <w:rsid w:val="005F1643"/>
    <w:rsid w:val="005F1845"/>
    <w:rsid w:val="005F22EA"/>
    <w:rsid w:val="005F263B"/>
    <w:rsid w:val="005F306B"/>
    <w:rsid w:val="005F31E5"/>
    <w:rsid w:val="005F32E4"/>
    <w:rsid w:val="005F35DD"/>
    <w:rsid w:val="005F38E5"/>
    <w:rsid w:val="005F447B"/>
    <w:rsid w:val="005F4BF8"/>
    <w:rsid w:val="005F4FB1"/>
    <w:rsid w:val="005F5456"/>
    <w:rsid w:val="005F5507"/>
    <w:rsid w:val="005F55B9"/>
    <w:rsid w:val="005F5C91"/>
    <w:rsid w:val="005F5D45"/>
    <w:rsid w:val="005F612B"/>
    <w:rsid w:val="005F64DA"/>
    <w:rsid w:val="005F66E1"/>
    <w:rsid w:val="005F6804"/>
    <w:rsid w:val="005F6B36"/>
    <w:rsid w:val="005F6B61"/>
    <w:rsid w:val="005F6D7C"/>
    <w:rsid w:val="005F7050"/>
    <w:rsid w:val="005F721E"/>
    <w:rsid w:val="005F79BD"/>
    <w:rsid w:val="005F7E43"/>
    <w:rsid w:val="00600229"/>
    <w:rsid w:val="006007D8"/>
    <w:rsid w:val="0060115D"/>
    <w:rsid w:val="0060154D"/>
    <w:rsid w:val="00601646"/>
    <w:rsid w:val="00602740"/>
    <w:rsid w:val="00602F02"/>
    <w:rsid w:val="00602F1D"/>
    <w:rsid w:val="0060314F"/>
    <w:rsid w:val="00603361"/>
    <w:rsid w:val="00603A66"/>
    <w:rsid w:val="006044C9"/>
    <w:rsid w:val="00604615"/>
    <w:rsid w:val="00604923"/>
    <w:rsid w:val="00604B96"/>
    <w:rsid w:val="0060509D"/>
    <w:rsid w:val="00605EB5"/>
    <w:rsid w:val="00605F90"/>
    <w:rsid w:val="0060634D"/>
    <w:rsid w:val="00606451"/>
    <w:rsid w:val="0060656E"/>
    <w:rsid w:val="00606F79"/>
    <w:rsid w:val="00607D16"/>
    <w:rsid w:val="00607E7E"/>
    <w:rsid w:val="006103A6"/>
    <w:rsid w:val="00610457"/>
    <w:rsid w:val="006107CF"/>
    <w:rsid w:val="00610C2D"/>
    <w:rsid w:val="00610C2E"/>
    <w:rsid w:val="00610CCD"/>
    <w:rsid w:val="006119E2"/>
    <w:rsid w:val="00611EF4"/>
    <w:rsid w:val="00612059"/>
    <w:rsid w:val="00612134"/>
    <w:rsid w:val="00612659"/>
    <w:rsid w:val="00612773"/>
    <w:rsid w:val="00612782"/>
    <w:rsid w:val="00612839"/>
    <w:rsid w:val="006128CC"/>
    <w:rsid w:val="00612DDD"/>
    <w:rsid w:val="00612E95"/>
    <w:rsid w:val="00613068"/>
    <w:rsid w:val="00613097"/>
    <w:rsid w:val="00613757"/>
    <w:rsid w:val="006146FC"/>
    <w:rsid w:val="00614B0E"/>
    <w:rsid w:val="00614D3B"/>
    <w:rsid w:val="006152D0"/>
    <w:rsid w:val="006156AF"/>
    <w:rsid w:val="006158BD"/>
    <w:rsid w:val="006158DD"/>
    <w:rsid w:val="006159A0"/>
    <w:rsid w:val="0061638D"/>
    <w:rsid w:val="0061679F"/>
    <w:rsid w:val="00617152"/>
    <w:rsid w:val="006171F8"/>
    <w:rsid w:val="00617652"/>
    <w:rsid w:val="00617C53"/>
    <w:rsid w:val="00617EB7"/>
    <w:rsid w:val="00620499"/>
    <w:rsid w:val="00620685"/>
    <w:rsid w:val="006208D6"/>
    <w:rsid w:val="0062113C"/>
    <w:rsid w:val="00621165"/>
    <w:rsid w:val="00621838"/>
    <w:rsid w:val="00621902"/>
    <w:rsid w:val="00621A23"/>
    <w:rsid w:val="00621BAD"/>
    <w:rsid w:val="00621DEA"/>
    <w:rsid w:val="00622870"/>
    <w:rsid w:val="00622BDC"/>
    <w:rsid w:val="00622E22"/>
    <w:rsid w:val="006233D2"/>
    <w:rsid w:val="006233F6"/>
    <w:rsid w:val="00623BB2"/>
    <w:rsid w:val="00624A59"/>
    <w:rsid w:val="00624E23"/>
    <w:rsid w:val="00624F5E"/>
    <w:rsid w:val="0062508E"/>
    <w:rsid w:val="00625769"/>
    <w:rsid w:val="00625A06"/>
    <w:rsid w:val="00625CDE"/>
    <w:rsid w:val="00626065"/>
    <w:rsid w:val="0062609A"/>
    <w:rsid w:val="0062644F"/>
    <w:rsid w:val="00626D19"/>
    <w:rsid w:val="00627D0A"/>
    <w:rsid w:val="00627DDB"/>
    <w:rsid w:val="00627F1B"/>
    <w:rsid w:val="00630B44"/>
    <w:rsid w:val="00630E8F"/>
    <w:rsid w:val="0063139F"/>
    <w:rsid w:val="006313C8"/>
    <w:rsid w:val="006314A8"/>
    <w:rsid w:val="006314D1"/>
    <w:rsid w:val="00631750"/>
    <w:rsid w:val="00632627"/>
    <w:rsid w:val="0063287F"/>
    <w:rsid w:val="00632EFF"/>
    <w:rsid w:val="0063347F"/>
    <w:rsid w:val="00633671"/>
    <w:rsid w:val="0063382A"/>
    <w:rsid w:val="00633B15"/>
    <w:rsid w:val="00633CE1"/>
    <w:rsid w:val="0063421A"/>
    <w:rsid w:val="006345E9"/>
    <w:rsid w:val="00634CA6"/>
    <w:rsid w:val="00635323"/>
    <w:rsid w:val="00635394"/>
    <w:rsid w:val="00635CA1"/>
    <w:rsid w:val="00635D4D"/>
    <w:rsid w:val="00636592"/>
    <w:rsid w:val="006367A2"/>
    <w:rsid w:val="00636999"/>
    <w:rsid w:val="006369E4"/>
    <w:rsid w:val="00636CBB"/>
    <w:rsid w:val="00636F81"/>
    <w:rsid w:val="00637232"/>
    <w:rsid w:val="0063741A"/>
    <w:rsid w:val="006375A5"/>
    <w:rsid w:val="00640477"/>
    <w:rsid w:val="00640567"/>
    <w:rsid w:val="006405EE"/>
    <w:rsid w:val="00640705"/>
    <w:rsid w:val="00640EAB"/>
    <w:rsid w:val="006417A0"/>
    <w:rsid w:val="00641FE1"/>
    <w:rsid w:val="00642705"/>
    <w:rsid w:val="00642CE5"/>
    <w:rsid w:val="00643581"/>
    <w:rsid w:val="006435B7"/>
    <w:rsid w:val="00643A2C"/>
    <w:rsid w:val="00643CEA"/>
    <w:rsid w:val="00644C94"/>
    <w:rsid w:val="00645935"/>
    <w:rsid w:val="00645CE8"/>
    <w:rsid w:val="006465AF"/>
    <w:rsid w:val="00646954"/>
    <w:rsid w:val="00646C4E"/>
    <w:rsid w:val="0064717C"/>
    <w:rsid w:val="006472CE"/>
    <w:rsid w:val="006473A8"/>
    <w:rsid w:val="006473F6"/>
    <w:rsid w:val="006476D7"/>
    <w:rsid w:val="00647732"/>
    <w:rsid w:val="0064774C"/>
    <w:rsid w:val="00647D9C"/>
    <w:rsid w:val="00647DA3"/>
    <w:rsid w:val="00647DFA"/>
    <w:rsid w:val="0065005B"/>
    <w:rsid w:val="006501FE"/>
    <w:rsid w:val="00651204"/>
    <w:rsid w:val="00651735"/>
    <w:rsid w:val="006526D6"/>
    <w:rsid w:val="00652A16"/>
    <w:rsid w:val="006531C5"/>
    <w:rsid w:val="006533CF"/>
    <w:rsid w:val="00653707"/>
    <w:rsid w:val="00654136"/>
    <w:rsid w:val="00655194"/>
    <w:rsid w:val="00655395"/>
    <w:rsid w:val="00655555"/>
    <w:rsid w:val="00655672"/>
    <w:rsid w:val="0065580D"/>
    <w:rsid w:val="00655967"/>
    <w:rsid w:val="00655C61"/>
    <w:rsid w:val="00655E27"/>
    <w:rsid w:val="00656D63"/>
    <w:rsid w:val="00660216"/>
    <w:rsid w:val="006602DB"/>
    <w:rsid w:val="00660567"/>
    <w:rsid w:val="006614E8"/>
    <w:rsid w:val="00661B8F"/>
    <w:rsid w:val="00661C9E"/>
    <w:rsid w:val="00662B04"/>
    <w:rsid w:val="00663952"/>
    <w:rsid w:val="0066396C"/>
    <w:rsid w:val="00664C61"/>
    <w:rsid w:val="00664FC1"/>
    <w:rsid w:val="00665716"/>
    <w:rsid w:val="00665810"/>
    <w:rsid w:val="00665D19"/>
    <w:rsid w:val="0066628D"/>
    <w:rsid w:val="006663EE"/>
    <w:rsid w:val="00666718"/>
    <w:rsid w:val="00666A33"/>
    <w:rsid w:val="00666A86"/>
    <w:rsid w:val="00666B74"/>
    <w:rsid w:val="006674EC"/>
    <w:rsid w:val="006677F2"/>
    <w:rsid w:val="00667AF1"/>
    <w:rsid w:val="00670123"/>
    <w:rsid w:val="0067098C"/>
    <w:rsid w:val="00670A5D"/>
    <w:rsid w:val="00670E23"/>
    <w:rsid w:val="00670F00"/>
    <w:rsid w:val="0067147B"/>
    <w:rsid w:val="00671775"/>
    <w:rsid w:val="00671CC2"/>
    <w:rsid w:val="00672364"/>
    <w:rsid w:val="006727C7"/>
    <w:rsid w:val="006729CD"/>
    <w:rsid w:val="00672F49"/>
    <w:rsid w:val="00673B21"/>
    <w:rsid w:val="006742C4"/>
    <w:rsid w:val="006747D1"/>
    <w:rsid w:val="00674A6B"/>
    <w:rsid w:val="006752BA"/>
    <w:rsid w:val="006758A5"/>
    <w:rsid w:val="00675F9B"/>
    <w:rsid w:val="006762B6"/>
    <w:rsid w:val="006766F8"/>
    <w:rsid w:val="0067670A"/>
    <w:rsid w:val="006767D0"/>
    <w:rsid w:val="00676982"/>
    <w:rsid w:val="00676C95"/>
    <w:rsid w:val="00676E90"/>
    <w:rsid w:val="006774D3"/>
    <w:rsid w:val="006774EF"/>
    <w:rsid w:val="0067792A"/>
    <w:rsid w:val="00677FDC"/>
    <w:rsid w:val="00680199"/>
    <w:rsid w:val="00680289"/>
    <w:rsid w:val="0068071B"/>
    <w:rsid w:val="00680810"/>
    <w:rsid w:val="006810B2"/>
    <w:rsid w:val="00681B75"/>
    <w:rsid w:val="006827D3"/>
    <w:rsid w:val="0068289F"/>
    <w:rsid w:val="006839F0"/>
    <w:rsid w:val="006855B2"/>
    <w:rsid w:val="0068568B"/>
    <w:rsid w:val="0068599F"/>
    <w:rsid w:val="006861AB"/>
    <w:rsid w:val="006867FB"/>
    <w:rsid w:val="00686907"/>
    <w:rsid w:val="006870F2"/>
    <w:rsid w:val="006876E5"/>
    <w:rsid w:val="00687960"/>
    <w:rsid w:val="00687FDB"/>
    <w:rsid w:val="006904DF"/>
    <w:rsid w:val="006912D2"/>
    <w:rsid w:val="006913D0"/>
    <w:rsid w:val="00691B0F"/>
    <w:rsid w:val="006920BE"/>
    <w:rsid w:val="006921EA"/>
    <w:rsid w:val="006925B8"/>
    <w:rsid w:val="00692FB9"/>
    <w:rsid w:val="0069490D"/>
    <w:rsid w:val="00694B91"/>
    <w:rsid w:val="00695200"/>
    <w:rsid w:val="006953A6"/>
    <w:rsid w:val="00695491"/>
    <w:rsid w:val="006957A5"/>
    <w:rsid w:val="0069622F"/>
    <w:rsid w:val="0069640F"/>
    <w:rsid w:val="00696835"/>
    <w:rsid w:val="00696D96"/>
    <w:rsid w:val="00696DE9"/>
    <w:rsid w:val="006973C5"/>
    <w:rsid w:val="006A045D"/>
    <w:rsid w:val="006A0C88"/>
    <w:rsid w:val="006A0CA3"/>
    <w:rsid w:val="006A0F07"/>
    <w:rsid w:val="006A17B7"/>
    <w:rsid w:val="006A19F0"/>
    <w:rsid w:val="006A1CA2"/>
    <w:rsid w:val="006A22B4"/>
    <w:rsid w:val="006A23EA"/>
    <w:rsid w:val="006A24E8"/>
    <w:rsid w:val="006A2F7D"/>
    <w:rsid w:val="006A3151"/>
    <w:rsid w:val="006A32A1"/>
    <w:rsid w:val="006A350E"/>
    <w:rsid w:val="006A3E01"/>
    <w:rsid w:val="006A3EDF"/>
    <w:rsid w:val="006A496C"/>
    <w:rsid w:val="006A4BC1"/>
    <w:rsid w:val="006A4BE2"/>
    <w:rsid w:val="006A50E7"/>
    <w:rsid w:val="006A56C2"/>
    <w:rsid w:val="006A5725"/>
    <w:rsid w:val="006A57D5"/>
    <w:rsid w:val="006A6067"/>
    <w:rsid w:val="006A682F"/>
    <w:rsid w:val="006A6B9A"/>
    <w:rsid w:val="006A6C9A"/>
    <w:rsid w:val="006A6DFB"/>
    <w:rsid w:val="006A6F16"/>
    <w:rsid w:val="006A7757"/>
    <w:rsid w:val="006B09AC"/>
    <w:rsid w:val="006B1008"/>
    <w:rsid w:val="006B1815"/>
    <w:rsid w:val="006B1956"/>
    <w:rsid w:val="006B19F1"/>
    <w:rsid w:val="006B22BB"/>
    <w:rsid w:val="006B23C1"/>
    <w:rsid w:val="006B2717"/>
    <w:rsid w:val="006B2FE9"/>
    <w:rsid w:val="006B32F5"/>
    <w:rsid w:val="006B350A"/>
    <w:rsid w:val="006B3620"/>
    <w:rsid w:val="006B3910"/>
    <w:rsid w:val="006B3937"/>
    <w:rsid w:val="006B41D4"/>
    <w:rsid w:val="006B4417"/>
    <w:rsid w:val="006B4629"/>
    <w:rsid w:val="006B551A"/>
    <w:rsid w:val="006B5576"/>
    <w:rsid w:val="006B5BB8"/>
    <w:rsid w:val="006B6E4F"/>
    <w:rsid w:val="006B73FE"/>
    <w:rsid w:val="006B7493"/>
    <w:rsid w:val="006B77C4"/>
    <w:rsid w:val="006B7A1D"/>
    <w:rsid w:val="006B7C72"/>
    <w:rsid w:val="006B7D0B"/>
    <w:rsid w:val="006B7F9F"/>
    <w:rsid w:val="006C07E4"/>
    <w:rsid w:val="006C0826"/>
    <w:rsid w:val="006C0A18"/>
    <w:rsid w:val="006C0A35"/>
    <w:rsid w:val="006C0B2B"/>
    <w:rsid w:val="006C0EBB"/>
    <w:rsid w:val="006C2D12"/>
    <w:rsid w:val="006C30AD"/>
    <w:rsid w:val="006C3E28"/>
    <w:rsid w:val="006C41D0"/>
    <w:rsid w:val="006C4227"/>
    <w:rsid w:val="006C4279"/>
    <w:rsid w:val="006C494D"/>
    <w:rsid w:val="006C4D10"/>
    <w:rsid w:val="006C4FFA"/>
    <w:rsid w:val="006C574B"/>
    <w:rsid w:val="006C5FB7"/>
    <w:rsid w:val="006C5FBC"/>
    <w:rsid w:val="006C6295"/>
    <w:rsid w:val="006C62B6"/>
    <w:rsid w:val="006C63BB"/>
    <w:rsid w:val="006C73DA"/>
    <w:rsid w:val="006C7863"/>
    <w:rsid w:val="006C787B"/>
    <w:rsid w:val="006C7886"/>
    <w:rsid w:val="006C7B87"/>
    <w:rsid w:val="006C7D3C"/>
    <w:rsid w:val="006D0300"/>
    <w:rsid w:val="006D05DD"/>
    <w:rsid w:val="006D06EA"/>
    <w:rsid w:val="006D1487"/>
    <w:rsid w:val="006D1DB3"/>
    <w:rsid w:val="006D2146"/>
    <w:rsid w:val="006D2373"/>
    <w:rsid w:val="006D23BC"/>
    <w:rsid w:val="006D2956"/>
    <w:rsid w:val="006D2C71"/>
    <w:rsid w:val="006D416F"/>
    <w:rsid w:val="006D42B7"/>
    <w:rsid w:val="006D441F"/>
    <w:rsid w:val="006D474A"/>
    <w:rsid w:val="006D49DE"/>
    <w:rsid w:val="006D4AF7"/>
    <w:rsid w:val="006D4B31"/>
    <w:rsid w:val="006D5D35"/>
    <w:rsid w:val="006D6C52"/>
    <w:rsid w:val="006D7059"/>
    <w:rsid w:val="006D7AA0"/>
    <w:rsid w:val="006D7F15"/>
    <w:rsid w:val="006E0017"/>
    <w:rsid w:val="006E0073"/>
    <w:rsid w:val="006E0094"/>
    <w:rsid w:val="006E01B8"/>
    <w:rsid w:val="006E028C"/>
    <w:rsid w:val="006E0293"/>
    <w:rsid w:val="006E0F44"/>
    <w:rsid w:val="006E1524"/>
    <w:rsid w:val="006E1AA3"/>
    <w:rsid w:val="006E1D65"/>
    <w:rsid w:val="006E2179"/>
    <w:rsid w:val="006E2804"/>
    <w:rsid w:val="006E2FD6"/>
    <w:rsid w:val="006E319D"/>
    <w:rsid w:val="006E3582"/>
    <w:rsid w:val="006E3668"/>
    <w:rsid w:val="006E371A"/>
    <w:rsid w:val="006E42ED"/>
    <w:rsid w:val="006E4753"/>
    <w:rsid w:val="006E4783"/>
    <w:rsid w:val="006E4D27"/>
    <w:rsid w:val="006E53B7"/>
    <w:rsid w:val="006E57F5"/>
    <w:rsid w:val="006E59C0"/>
    <w:rsid w:val="006E5CFA"/>
    <w:rsid w:val="006E772B"/>
    <w:rsid w:val="006E7F28"/>
    <w:rsid w:val="006F0430"/>
    <w:rsid w:val="006F053C"/>
    <w:rsid w:val="006F0E9E"/>
    <w:rsid w:val="006F1A27"/>
    <w:rsid w:val="006F1ABE"/>
    <w:rsid w:val="006F1D44"/>
    <w:rsid w:val="006F1EDE"/>
    <w:rsid w:val="006F2314"/>
    <w:rsid w:val="006F2C3A"/>
    <w:rsid w:val="006F31C3"/>
    <w:rsid w:val="006F3CC4"/>
    <w:rsid w:val="006F3D45"/>
    <w:rsid w:val="006F42BC"/>
    <w:rsid w:val="006F432E"/>
    <w:rsid w:val="006F43AE"/>
    <w:rsid w:val="006F4E0B"/>
    <w:rsid w:val="006F50FE"/>
    <w:rsid w:val="006F5376"/>
    <w:rsid w:val="006F59BA"/>
    <w:rsid w:val="006F5B4C"/>
    <w:rsid w:val="006F6FF3"/>
    <w:rsid w:val="006F7478"/>
    <w:rsid w:val="006F74F1"/>
    <w:rsid w:val="006F76B9"/>
    <w:rsid w:val="006F76FD"/>
    <w:rsid w:val="0070041A"/>
    <w:rsid w:val="00700461"/>
    <w:rsid w:val="00700C37"/>
    <w:rsid w:val="0070139B"/>
    <w:rsid w:val="007016C0"/>
    <w:rsid w:val="00701939"/>
    <w:rsid w:val="00701F70"/>
    <w:rsid w:val="00702702"/>
    <w:rsid w:val="0070275A"/>
    <w:rsid w:val="00702B84"/>
    <w:rsid w:val="00702C89"/>
    <w:rsid w:val="00703416"/>
    <w:rsid w:val="00703A68"/>
    <w:rsid w:val="00703BFC"/>
    <w:rsid w:val="00703E67"/>
    <w:rsid w:val="00703FD0"/>
    <w:rsid w:val="007040E0"/>
    <w:rsid w:val="0070421F"/>
    <w:rsid w:val="007043E4"/>
    <w:rsid w:val="0070441B"/>
    <w:rsid w:val="00704666"/>
    <w:rsid w:val="0070473A"/>
    <w:rsid w:val="00704ABD"/>
    <w:rsid w:val="00704DD3"/>
    <w:rsid w:val="007051D9"/>
    <w:rsid w:val="00705439"/>
    <w:rsid w:val="00707769"/>
    <w:rsid w:val="007079FD"/>
    <w:rsid w:val="00707F4E"/>
    <w:rsid w:val="00710157"/>
    <w:rsid w:val="007106EB"/>
    <w:rsid w:val="00710F99"/>
    <w:rsid w:val="007111E7"/>
    <w:rsid w:val="0071132D"/>
    <w:rsid w:val="00711923"/>
    <w:rsid w:val="00711A9B"/>
    <w:rsid w:val="00711DF1"/>
    <w:rsid w:val="0071207F"/>
    <w:rsid w:val="0071237E"/>
    <w:rsid w:val="00712DCB"/>
    <w:rsid w:val="00712F08"/>
    <w:rsid w:val="007132F1"/>
    <w:rsid w:val="007138A2"/>
    <w:rsid w:val="007139C5"/>
    <w:rsid w:val="00713E18"/>
    <w:rsid w:val="00714CE2"/>
    <w:rsid w:val="007154E3"/>
    <w:rsid w:val="0071584D"/>
    <w:rsid w:val="00715E1B"/>
    <w:rsid w:val="00716A2E"/>
    <w:rsid w:val="007171CC"/>
    <w:rsid w:val="00717502"/>
    <w:rsid w:val="00717B5E"/>
    <w:rsid w:val="00717E30"/>
    <w:rsid w:val="0072033B"/>
    <w:rsid w:val="007209CE"/>
    <w:rsid w:val="00721015"/>
    <w:rsid w:val="00721446"/>
    <w:rsid w:val="00721827"/>
    <w:rsid w:val="007218FA"/>
    <w:rsid w:val="00721BBC"/>
    <w:rsid w:val="00721BEF"/>
    <w:rsid w:val="007220A7"/>
    <w:rsid w:val="00722122"/>
    <w:rsid w:val="007222BA"/>
    <w:rsid w:val="00722982"/>
    <w:rsid w:val="00722B4E"/>
    <w:rsid w:val="00722F3C"/>
    <w:rsid w:val="0072392E"/>
    <w:rsid w:val="00723B25"/>
    <w:rsid w:val="00723C86"/>
    <w:rsid w:val="00723DA3"/>
    <w:rsid w:val="00724253"/>
    <w:rsid w:val="00724402"/>
    <w:rsid w:val="00724BDF"/>
    <w:rsid w:val="00725D08"/>
    <w:rsid w:val="00725D37"/>
    <w:rsid w:val="00726306"/>
    <w:rsid w:val="0072683E"/>
    <w:rsid w:val="00726DE9"/>
    <w:rsid w:val="00727061"/>
    <w:rsid w:val="00727972"/>
    <w:rsid w:val="007279C2"/>
    <w:rsid w:val="00730113"/>
    <w:rsid w:val="0073030B"/>
    <w:rsid w:val="00730C99"/>
    <w:rsid w:val="00731E6F"/>
    <w:rsid w:val="00732161"/>
    <w:rsid w:val="007321BD"/>
    <w:rsid w:val="00732260"/>
    <w:rsid w:val="00732C69"/>
    <w:rsid w:val="00734230"/>
    <w:rsid w:val="007345F5"/>
    <w:rsid w:val="00734BF9"/>
    <w:rsid w:val="007350DE"/>
    <w:rsid w:val="007356BA"/>
    <w:rsid w:val="007357E6"/>
    <w:rsid w:val="007369E2"/>
    <w:rsid w:val="00736B83"/>
    <w:rsid w:val="00737413"/>
    <w:rsid w:val="007378DF"/>
    <w:rsid w:val="007417E3"/>
    <w:rsid w:val="00741A0A"/>
    <w:rsid w:val="00741FB7"/>
    <w:rsid w:val="007421EE"/>
    <w:rsid w:val="0074274E"/>
    <w:rsid w:val="007427F3"/>
    <w:rsid w:val="00742B10"/>
    <w:rsid w:val="00742B68"/>
    <w:rsid w:val="00742DFE"/>
    <w:rsid w:val="0074371E"/>
    <w:rsid w:val="00743E99"/>
    <w:rsid w:val="00743EA4"/>
    <w:rsid w:val="00744639"/>
    <w:rsid w:val="00744922"/>
    <w:rsid w:val="00744BF6"/>
    <w:rsid w:val="00744C52"/>
    <w:rsid w:val="00744E1F"/>
    <w:rsid w:val="00745535"/>
    <w:rsid w:val="007456DC"/>
    <w:rsid w:val="00745EA7"/>
    <w:rsid w:val="007468BD"/>
    <w:rsid w:val="00746993"/>
    <w:rsid w:val="00746C87"/>
    <w:rsid w:val="0074755D"/>
    <w:rsid w:val="00750AB3"/>
    <w:rsid w:val="00750FBC"/>
    <w:rsid w:val="007511BA"/>
    <w:rsid w:val="00751B3F"/>
    <w:rsid w:val="0075324D"/>
    <w:rsid w:val="00753557"/>
    <w:rsid w:val="00753AFE"/>
    <w:rsid w:val="007545FD"/>
    <w:rsid w:val="007548BA"/>
    <w:rsid w:val="0075496A"/>
    <w:rsid w:val="00754A0D"/>
    <w:rsid w:val="00754FD2"/>
    <w:rsid w:val="007557BC"/>
    <w:rsid w:val="007558F8"/>
    <w:rsid w:val="007559A6"/>
    <w:rsid w:val="007569F7"/>
    <w:rsid w:val="00756DA1"/>
    <w:rsid w:val="00756DC1"/>
    <w:rsid w:val="007570C0"/>
    <w:rsid w:val="007572B3"/>
    <w:rsid w:val="007577EA"/>
    <w:rsid w:val="00757A73"/>
    <w:rsid w:val="00757EA1"/>
    <w:rsid w:val="00760FB2"/>
    <w:rsid w:val="007616B3"/>
    <w:rsid w:val="007627F8"/>
    <w:rsid w:val="00762A07"/>
    <w:rsid w:val="00762FBD"/>
    <w:rsid w:val="00763471"/>
    <w:rsid w:val="0076360D"/>
    <w:rsid w:val="0076380F"/>
    <w:rsid w:val="00763A1D"/>
    <w:rsid w:val="00763E87"/>
    <w:rsid w:val="00764309"/>
    <w:rsid w:val="00764F05"/>
    <w:rsid w:val="00764FBB"/>
    <w:rsid w:val="007650D6"/>
    <w:rsid w:val="00765256"/>
    <w:rsid w:val="00765D65"/>
    <w:rsid w:val="00766D92"/>
    <w:rsid w:val="007678D8"/>
    <w:rsid w:val="0077000F"/>
    <w:rsid w:val="007707A1"/>
    <w:rsid w:val="00770C4D"/>
    <w:rsid w:val="00770D3C"/>
    <w:rsid w:val="007712FC"/>
    <w:rsid w:val="00771E70"/>
    <w:rsid w:val="007722AD"/>
    <w:rsid w:val="00772533"/>
    <w:rsid w:val="007726AD"/>
    <w:rsid w:val="00772D5E"/>
    <w:rsid w:val="00773229"/>
    <w:rsid w:val="0077376F"/>
    <w:rsid w:val="00773770"/>
    <w:rsid w:val="00773A21"/>
    <w:rsid w:val="00773B37"/>
    <w:rsid w:val="00773E36"/>
    <w:rsid w:val="0077404B"/>
    <w:rsid w:val="00774F3B"/>
    <w:rsid w:val="00776463"/>
    <w:rsid w:val="00776567"/>
    <w:rsid w:val="0077696D"/>
    <w:rsid w:val="00776F58"/>
    <w:rsid w:val="0077778D"/>
    <w:rsid w:val="0078006D"/>
    <w:rsid w:val="00780609"/>
    <w:rsid w:val="007808FA"/>
    <w:rsid w:val="0078143A"/>
    <w:rsid w:val="00781FA9"/>
    <w:rsid w:val="007827E9"/>
    <w:rsid w:val="00782E36"/>
    <w:rsid w:val="00782E47"/>
    <w:rsid w:val="007830EF"/>
    <w:rsid w:val="00783AF9"/>
    <w:rsid w:val="00783C7C"/>
    <w:rsid w:val="00783F1D"/>
    <w:rsid w:val="0078415A"/>
    <w:rsid w:val="00784710"/>
    <w:rsid w:val="007854FD"/>
    <w:rsid w:val="0078553F"/>
    <w:rsid w:val="00785AC1"/>
    <w:rsid w:val="00786994"/>
    <w:rsid w:val="00786C24"/>
    <w:rsid w:val="00787DB1"/>
    <w:rsid w:val="007904DE"/>
    <w:rsid w:val="007914F0"/>
    <w:rsid w:val="007916F5"/>
    <w:rsid w:val="00791AA7"/>
    <w:rsid w:val="00791C6A"/>
    <w:rsid w:val="007925D9"/>
    <w:rsid w:val="00792941"/>
    <w:rsid w:val="00792ADE"/>
    <w:rsid w:val="00792BB6"/>
    <w:rsid w:val="00792FC2"/>
    <w:rsid w:val="0079310D"/>
    <w:rsid w:val="00793591"/>
    <w:rsid w:val="0079364F"/>
    <w:rsid w:val="0079400F"/>
    <w:rsid w:val="00794592"/>
    <w:rsid w:val="00794833"/>
    <w:rsid w:val="007951B4"/>
    <w:rsid w:val="00795258"/>
    <w:rsid w:val="007956F3"/>
    <w:rsid w:val="00795A13"/>
    <w:rsid w:val="007962D3"/>
    <w:rsid w:val="007965FC"/>
    <w:rsid w:val="007969BB"/>
    <w:rsid w:val="00796C70"/>
    <w:rsid w:val="00797AC0"/>
    <w:rsid w:val="00798B13"/>
    <w:rsid w:val="007A010E"/>
    <w:rsid w:val="007A025A"/>
    <w:rsid w:val="007A1800"/>
    <w:rsid w:val="007A1848"/>
    <w:rsid w:val="007A1EF8"/>
    <w:rsid w:val="007A4361"/>
    <w:rsid w:val="007A462A"/>
    <w:rsid w:val="007A4730"/>
    <w:rsid w:val="007A4D28"/>
    <w:rsid w:val="007A4E0F"/>
    <w:rsid w:val="007A51EA"/>
    <w:rsid w:val="007A54B0"/>
    <w:rsid w:val="007A5B7D"/>
    <w:rsid w:val="007A6691"/>
    <w:rsid w:val="007A68E9"/>
    <w:rsid w:val="007A69FA"/>
    <w:rsid w:val="007A6A69"/>
    <w:rsid w:val="007A714A"/>
    <w:rsid w:val="007A71A8"/>
    <w:rsid w:val="007A7691"/>
    <w:rsid w:val="007A79D7"/>
    <w:rsid w:val="007B01A4"/>
    <w:rsid w:val="007B08C8"/>
    <w:rsid w:val="007B0CB3"/>
    <w:rsid w:val="007B0EA0"/>
    <w:rsid w:val="007B1344"/>
    <w:rsid w:val="007B13D3"/>
    <w:rsid w:val="007B19C7"/>
    <w:rsid w:val="007B1B0B"/>
    <w:rsid w:val="007B2368"/>
    <w:rsid w:val="007B26E6"/>
    <w:rsid w:val="007B2D84"/>
    <w:rsid w:val="007B33CA"/>
    <w:rsid w:val="007B351C"/>
    <w:rsid w:val="007B3616"/>
    <w:rsid w:val="007B3BAC"/>
    <w:rsid w:val="007B3DAF"/>
    <w:rsid w:val="007B4132"/>
    <w:rsid w:val="007B44FD"/>
    <w:rsid w:val="007B4601"/>
    <w:rsid w:val="007B46C7"/>
    <w:rsid w:val="007B4A3A"/>
    <w:rsid w:val="007B4B58"/>
    <w:rsid w:val="007B4FD0"/>
    <w:rsid w:val="007B5B42"/>
    <w:rsid w:val="007B6D2E"/>
    <w:rsid w:val="007B7149"/>
    <w:rsid w:val="007B773E"/>
    <w:rsid w:val="007B7A1D"/>
    <w:rsid w:val="007B7D7B"/>
    <w:rsid w:val="007C0163"/>
    <w:rsid w:val="007C03AE"/>
    <w:rsid w:val="007C0586"/>
    <w:rsid w:val="007C06A5"/>
    <w:rsid w:val="007C11BE"/>
    <w:rsid w:val="007C151E"/>
    <w:rsid w:val="007C1768"/>
    <w:rsid w:val="007C17CD"/>
    <w:rsid w:val="007C1B82"/>
    <w:rsid w:val="007C2350"/>
    <w:rsid w:val="007C2C01"/>
    <w:rsid w:val="007C387A"/>
    <w:rsid w:val="007C387C"/>
    <w:rsid w:val="007C3991"/>
    <w:rsid w:val="007C41FB"/>
    <w:rsid w:val="007C4973"/>
    <w:rsid w:val="007C4B04"/>
    <w:rsid w:val="007C4B78"/>
    <w:rsid w:val="007C4EC8"/>
    <w:rsid w:val="007C5F37"/>
    <w:rsid w:val="007C6133"/>
    <w:rsid w:val="007C65B7"/>
    <w:rsid w:val="007C68FF"/>
    <w:rsid w:val="007C760A"/>
    <w:rsid w:val="007C79A7"/>
    <w:rsid w:val="007D084E"/>
    <w:rsid w:val="007D0B78"/>
    <w:rsid w:val="007D0DF2"/>
    <w:rsid w:val="007D1231"/>
    <w:rsid w:val="007D17FE"/>
    <w:rsid w:val="007D1928"/>
    <w:rsid w:val="007D34F3"/>
    <w:rsid w:val="007D4099"/>
    <w:rsid w:val="007D4108"/>
    <w:rsid w:val="007D4727"/>
    <w:rsid w:val="007D4E76"/>
    <w:rsid w:val="007D55D9"/>
    <w:rsid w:val="007D5946"/>
    <w:rsid w:val="007D5A79"/>
    <w:rsid w:val="007D5B86"/>
    <w:rsid w:val="007D62D3"/>
    <w:rsid w:val="007D631A"/>
    <w:rsid w:val="007D7396"/>
    <w:rsid w:val="007D7C1C"/>
    <w:rsid w:val="007D7CBB"/>
    <w:rsid w:val="007E002B"/>
    <w:rsid w:val="007E0388"/>
    <w:rsid w:val="007E0D0C"/>
    <w:rsid w:val="007E1055"/>
    <w:rsid w:val="007E2038"/>
    <w:rsid w:val="007E23D3"/>
    <w:rsid w:val="007E246A"/>
    <w:rsid w:val="007E3444"/>
    <w:rsid w:val="007E379D"/>
    <w:rsid w:val="007E4173"/>
    <w:rsid w:val="007E50EE"/>
    <w:rsid w:val="007E56B3"/>
    <w:rsid w:val="007E5841"/>
    <w:rsid w:val="007E5EB7"/>
    <w:rsid w:val="007E69EA"/>
    <w:rsid w:val="007E76EF"/>
    <w:rsid w:val="007E7993"/>
    <w:rsid w:val="007E7CAB"/>
    <w:rsid w:val="007F0C00"/>
    <w:rsid w:val="007F0D6D"/>
    <w:rsid w:val="007F11FA"/>
    <w:rsid w:val="007F11FD"/>
    <w:rsid w:val="007F159B"/>
    <w:rsid w:val="007F1BDF"/>
    <w:rsid w:val="007F1D4B"/>
    <w:rsid w:val="007F1E55"/>
    <w:rsid w:val="007F1FA5"/>
    <w:rsid w:val="007F21E9"/>
    <w:rsid w:val="007F23A8"/>
    <w:rsid w:val="007F2DD5"/>
    <w:rsid w:val="007F32E0"/>
    <w:rsid w:val="007F3432"/>
    <w:rsid w:val="007F3624"/>
    <w:rsid w:val="007F42EA"/>
    <w:rsid w:val="007F49EA"/>
    <w:rsid w:val="007F4C26"/>
    <w:rsid w:val="007F51D0"/>
    <w:rsid w:val="007F547D"/>
    <w:rsid w:val="007F5D8C"/>
    <w:rsid w:val="007F6290"/>
    <w:rsid w:val="007F6446"/>
    <w:rsid w:val="007F692C"/>
    <w:rsid w:val="007F72EB"/>
    <w:rsid w:val="007F7F04"/>
    <w:rsid w:val="00800BEB"/>
    <w:rsid w:val="0080177A"/>
    <w:rsid w:val="00801D09"/>
    <w:rsid w:val="00801E63"/>
    <w:rsid w:val="0080240C"/>
    <w:rsid w:val="00802EAA"/>
    <w:rsid w:val="0080373C"/>
    <w:rsid w:val="008039D0"/>
    <w:rsid w:val="00803D53"/>
    <w:rsid w:val="008047FA"/>
    <w:rsid w:val="00804D7D"/>
    <w:rsid w:val="00805317"/>
    <w:rsid w:val="008057C4"/>
    <w:rsid w:val="008057F1"/>
    <w:rsid w:val="008057F2"/>
    <w:rsid w:val="00806401"/>
    <w:rsid w:val="008066ED"/>
    <w:rsid w:val="00806973"/>
    <w:rsid w:val="00806F14"/>
    <w:rsid w:val="008071D0"/>
    <w:rsid w:val="00807314"/>
    <w:rsid w:val="0080742F"/>
    <w:rsid w:val="00807DE4"/>
    <w:rsid w:val="00807FE2"/>
    <w:rsid w:val="008104B0"/>
    <w:rsid w:val="00810938"/>
    <w:rsid w:val="00810951"/>
    <w:rsid w:val="00810E24"/>
    <w:rsid w:val="00811053"/>
    <w:rsid w:val="00811160"/>
    <w:rsid w:val="008112EC"/>
    <w:rsid w:val="0081219D"/>
    <w:rsid w:val="0081326F"/>
    <w:rsid w:val="0081344B"/>
    <w:rsid w:val="0081489F"/>
    <w:rsid w:val="008151DE"/>
    <w:rsid w:val="00815FDB"/>
    <w:rsid w:val="008164B7"/>
    <w:rsid w:val="008164C2"/>
    <w:rsid w:val="008171E6"/>
    <w:rsid w:val="008201F2"/>
    <w:rsid w:val="00820EB1"/>
    <w:rsid w:val="00821596"/>
    <w:rsid w:val="008220E8"/>
    <w:rsid w:val="00822498"/>
    <w:rsid w:val="008231CF"/>
    <w:rsid w:val="00823478"/>
    <w:rsid w:val="0082372C"/>
    <w:rsid w:val="00824922"/>
    <w:rsid w:val="00824A03"/>
    <w:rsid w:val="00824A44"/>
    <w:rsid w:val="008250D9"/>
    <w:rsid w:val="00825287"/>
    <w:rsid w:val="00825AC2"/>
    <w:rsid w:val="008269A6"/>
    <w:rsid w:val="008270D3"/>
    <w:rsid w:val="008271B2"/>
    <w:rsid w:val="0082744D"/>
    <w:rsid w:val="0082746B"/>
    <w:rsid w:val="008276E0"/>
    <w:rsid w:val="00827CFB"/>
    <w:rsid w:val="00830B08"/>
    <w:rsid w:val="00830D3A"/>
    <w:rsid w:val="008324C3"/>
    <w:rsid w:val="008324FF"/>
    <w:rsid w:val="00832593"/>
    <w:rsid w:val="0083290E"/>
    <w:rsid w:val="00832F00"/>
    <w:rsid w:val="008330BA"/>
    <w:rsid w:val="008331A5"/>
    <w:rsid w:val="00833DAE"/>
    <w:rsid w:val="008349BA"/>
    <w:rsid w:val="00834C04"/>
    <w:rsid w:val="008350FD"/>
    <w:rsid w:val="008352E2"/>
    <w:rsid w:val="0083576A"/>
    <w:rsid w:val="00835774"/>
    <w:rsid w:val="008358E4"/>
    <w:rsid w:val="00835AD5"/>
    <w:rsid w:val="008366A4"/>
    <w:rsid w:val="008369FD"/>
    <w:rsid w:val="00837241"/>
    <w:rsid w:val="00837371"/>
    <w:rsid w:val="008375BF"/>
    <w:rsid w:val="00837A0C"/>
    <w:rsid w:val="00837F82"/>
    <w:rsid w:val="00837F94"/>
    <w:rsid w:val="00840720"/>
    <w:rsid w:val="00841227"/>
    <w:rsid w:val="0084224E"/>
    <w:rsid w:val="00842B57"/>
    <w:rsid w:val="00842E81"/>
    <w:rsid w:val="0084308F"/>
    <w:rsid w:val="008431B9"/>
    <w:rsid w:val="00843EE0"/>
    <w:rsid w:val="00843F85"/>
    <w:rsid w:val="00843FF1"/>
    <w:rsid w:val="008441A1"/>
    <w:rsid w:val="00844248"/>
    <w:rsid w:val="00844A30"/>
    <w:rsid w:val="00844AA8"/>
    <w:rsid w:val="00844CDD"/>
    <w:rsid w:val="00844DBE"/>
    <w:rsid w:val="0084519A"/>
    <w:rsid w:val="00845BAE"/>
    <w:rsid w:val="00846145"/>
    <w:rsid w:val="008465B0"/>
    <w:rsid w:val="00846B77"/>
    <w:rsid w:val="0084770F"/>
    <w:rsid w:val="00847A41"/>
    <w:rsid w:val="00847F6A"/>
    <w:rsid w:val="0085005C"/>
    <w:rsid w:val="00850093"/>
    <w:rsid w:val="008502CD"/>
    <w:rsid w:val="00850D70"/>
    <w:rsid w:val="00851674"/>
    <w:rsid w:val="00851727"/>
    <w:rsid w:val="008517DE"/>
    <w:rsid w:val="00851B81"/>
    <w:rsid w:val="00851CE3"/>
    <w:rsid w:val="008522B4"/>
    <w:rsid w:val="008525D0"/>
    <w:rsid w:val="00852A07"/>
    <w:rsid w:val="00852E3C"/>
    <w:rsid w:val="0085325A"/>
    <w:rsid w:val="008538C1"/>
    <w:rsid w:val="00853AF5"/>
    <w:rsid w:val="00853E9F"/>
    <w:rsid w:val="00854480"/>
    <w:rsid w:val="0085464C"/>
    <w:rsid w:val="00854C6A"/>
    <w:rsid w:val="0085567B"/>
    <w:rsid w:val="008557EB"/>
    <w:rsid w:val="00855B71"/>
    <w:rsid w:val="00856251"/>
    <w:rsid w:val="008566EA"/>
    <w:rsid w:val="00856849"/>
    <w:rsid w:val="008574B0"/>
    <w:rsid w:val="00857858"/>
    <w:rsid w:val="008600B6"/>
    <w:rsid w:val="00860978"/>
    <w:rsid w:val="00860A89"/>
    <w:rsid w:val="00860D6C"/>
    <w:rsid w:val="00860DFE"/>
    <w:rsid w:val="008616C7"/>
    <w:rsid w:val="00861D93"/>
    <w:rsid w:val="008620C6"/>
    <w:rsid w:val="008625C2"/>
    <w:rsid w:val="0086274C"/>
    <w:rsid w:val="00862CBF"/>
    <w:rsid w:val="0086321E"/>
    <w:rsid w:val="00863659"/>
    <w:rsid w:val="008637DA"/>
    <w:rsid w:val="00863C80"/>
    <w:rsid w:val="00864AE1"/>
    <w:rsid w:val="00864EE0"/>
    <w:rsid w:val="00865153"/>
    <w:rsid w:val="0086519E"/>
    <w:rsid w:val="008664D7"/>
    <w:rsid w:val="00867D87"/>
    <w:rsid w:val="00870155"/>
    <w:rsid w:val="0087090F"/>
    <w:rsid w:val="00870C69"/>
    <w:rsid w:val="00870FE4"/>
    <w:rsid w:val="00871252"/>
    <w:rsid w:val="00871525"/>
    <w:rsid w:val="00871663"/>
    <w:rsid w:val="00871DFD"/>
    <w:rsid w:val="00871E88"/>
    <w:rsid w:val="00871E9A"/>
    <w:rsid w:val="00872151"/>
    <w:rsid w:val="008731D5"/>
    <w:rsid w:val="0087364F"/>
    <w:rsid w:val="00873BF9"/>
    <w:rsid w:val="00873D5A"/>
    <w:rsid w:val="00873E28"/>
    <w:rsid w:val="00873FA7"/>
    <w:rsid w:val="00874F11"/>
    <w:rsid w:val="008754CC"/>
    <w:rsid w:val="00875548"/>
    <w:rsid w:val="00875AF2"/>
    <w:rsid w:val="008760BF"/>
    <w:rsid w:val="00876442"/>
    <w:rsid w:val="00876599"/>
    <w:rsid w:val="008767D8"/>
    <w:rsid w:val="008768AE"/>
    <w:rsid w:val="00876A5C"/>
    <w:rsid w:val="00876A68"/>
    <w:rsid w:val="00877087"/>
    <w:rsid w:val="008773D9"/>
    <w:rsid w:val="00877830"/>
    <w:rsid w:val="00877EC9"/>
    <w:rsid w:val="008801B9"/>
    <w:rsid w:val="008801C4"/>
    <w:rsid w:val="00880495"/>
    <w:rsid w:val="00880ABB"/>
    <w:rsid w:val="00880B66"/>
    <w:rsid w:val="0088108B"/>
    <w:rsid w:val="008812E0"/>
    <w:rsid w:val="008818A7"/>
    <w:rsid w:val="008818B2"/>
    <w:rsid w:val="00881B59"/>
    <w:rsid w:val="0088210C"/>
    <w:rsid w:val="00883154"/>
    <w:rsid w:val="00883932"/>
    <w:rsid w:val="00883B08"/>
    <w:rsid w:val="00884170"/>
    <w:rsid w:val="008845B2"/>
    <w:rsid w:val="00885D4D"/>
    <w:rsid w:val="008865AB"/>
    <w:rsid w:val="008868B3"/>
    <w:rsid w:val="00886B57"/>
    <w:rsid w:val="00886C52"/>
    <w:rsid w:val="008871AA"/>
    <w:rsid w:val="00887D49"/>
    <w:rsid w:val="00890215"/>
    <w:rsid w:val="00890263"/>
    <w:rsid w:val="008902DB"/>
    <w:rsid w:val="00891023"/>
    <w:rsid w:val="00891091"/>
    <w:rsid w:val="00891460"/>
    <w:rsid w:val="00891B8A"/>
    <w:rsid w:val="00891CC6"/>
    <w:rsid w:val="008922BF"/>
    <w:rsid w:val="008928F9"/>
    <w:rsid w:val="00892D29"/>
    <w:rsid w:val="00892DC2"/>
    <w:rsid w:val="00892E94"/>
    <w:rsid w:val="00893FBA"/>
    <w:rsid w:val="00894674"/>
    <w:rsid w:val="0089469F"/>
    <w:rsid w:val="00894721"/>
    <w:rsid w:val="008949E0"/>
    <w:rsid w:val="00894B0E"/>
    <w:rsid w:val="00894C2A"/>
    <w:rsid w:val="00894F4A"/>
    <w:rsid w:val="00895DBF"/>
    <w:rsid w:val="00896252"/>
    <w:rsid w:val="00896BB4"/>
    <w:rsid w:val="00897892"/>
    <w:rsid w:val="0089792D"/>
    <w:rsid w:val="00897A6F"/>
    <w:rsid w:val="008A1301"/>
    <w:rsid w:val="008A169C"/>
    <w:rsid w:val="008A1928"/>
    <w:rsid w:val="008A1D2C"/>
    <w:rsid w:val="008A20E7"/>
    <w:rsid w:val="008A23F8"/>
    <w:rsid w:val="008A2B72"/>
    <w:rsid w:val="008A2E04"/>
    <w:rsid w:val="008A316F"/>
    <w:rsid w:val="008A31BF"/>
    <w:rsid w:val="008A34C0"/>
    <w:rsid w:val="008A4452"/>
    <w:rsid w:val="008A4596"/>
    <w:rsid w:val="008A5081"/>
    <w:rsid w:val="008A51E3"/>
    <w:rsid w:val="008A52F7"/>
    <w:rsid w:val="008A554B"/>
    <w:rsid w:val="008A5715"/>
    <w:rsid w:val="008A5A0D"/>
    <w:rsid w:val="008A5AD1"/>
    <w:rsid w:val="008A691A"/>
    <w:rsid w:val="008A6C48"/>
    <w:rsid w:val="008A7114"/>
    <w:rsid w:val="008B004E"/>
    <w:rsid w:val="008B0998"/>
    <w:rsid w:val="008B11EA"/>
    <w:rsid w:val="008B1D47"/>
    <w:rsid w:val="008B1DD5"/>
    <w:rsid w:val="008B25E7"/>
    <w:rsid w:val="008B2C19"/>
    <w:rsid w:val="008B2D1B"/>
    <w:rsid w:val="008B319E"/>
    <w:rsid w:val="008B34DF"/>
    <w:rsid w:val="008B41D4"/>
    <w:rsid w:val="008B427B"/>
    <w:rsid w:val="008B4A5D"/>
    <w:rsid w:val="008B5171"/>
    <w:rsid w:val="008B5478"/>
    <w:rsid w:val="008B5AEE"/>
    <w:rsid w:val="008B644A"/>
    <w:rsid w:val="008B6975"/>
    <w:rsid w:val="008B6E28"/>
    <w:rsid w:val="008B6F5C"/>
    <w:rsid w:val="008B71A9"/>
    <w:rsid w:val="008B7387"/>
    <w:rsid w:val="008B77ED"/>
    <w:rsid w:val="008B78B0"/>
    <w:rsid w:val="008B7C27"/>
    <w:rsid w:val="008C0087"/>
    <w:rsid w:val="008C0A67"/>
    <w:rsid w:val="008C161B"/>
    <w:rsid w:val="008C178D"/>
    <w:rsid w:val="008C189C"/>
    <w:rsid w:val="008C1B0B"/>
    <w:rsid w:val="008C1F8B"/>
    <w:rsid w:val="008C1FA9"/>
    <w:rsid w:val="008C20DE"/>
    <w:rsid w:val="008C2A56"/>
    <w:rsid w:val="008C2B8B"/>
    <w:rsid w:val="008C2C50"/>
    <w:rsid w:val="008C2F77"/>
    <w:rsid w:val="008C31B3"/>
    <w:rsid w:val="008C33DC"/>
    <w:rsid w:val="008C3A10"/>
    <w:rsid w:val="008C3A5B"/>
    <w:rsid w:val="008C3FBD"/>
    <w:rsid w:val="008C4813"/>
    <w:rsid w:val="008C4CFA"/>
    <w:rsid w:val="008C5079"/>
    <w:rsid w:val="008C5F5C"/>
    <w:rsid w:val="008C5FF0"/>
    <w:rsid w:val="008C61F1"/>
    <w:rsid w:val="008C78E9"/>
    <w:rsid w:val="008C7A9C"/>
    <w:rsid w:val="008D0009"/>
    <w:rsid w:val="008D02C4"/>
    <w:rsid w:val="008D09A1"/>
    <w:rsid w:val="008D0A6A"/>
    <w:rsid w:val="008D0F15"/>
    <w:rsid w:val="008D128E"/>
    <w:rsid w:val="008D164B"/>
    <w:rsid w:val="008D174B"/>
    <w:rsid w:val="008D1C37"/>
    <w:rsid w:val="008D1C3A"/>
    <w:rsid w:val="008D1CF0"/>
    <w:rsid w:val="008D1FBE"/>
    <w:rsid w:val="008D250C"/>
    <w:rsid w:val="008D2B11"/>
    <w:rsid w:val="008D2D35"/>
    <w:rsid w:val="008D3190"/>
    <w:rsid w:val="008D3797"/>
    <w:rsid w:val="008D3AD6"/>
    <w:rsid w:val="008D4537"/>
    <w:rsid w:val="008D4882"/>
    <w:rsid w:val="008D4889"/>
    <w:rsid w:val="008D4D99"/>
    <w:rsid w:val="008D5414"/>
    <w:rsid w:val="008D5EDD"/>
    <w:rsid w:val="008D614B"/>
    <w:rsid w:val="008D661B"/>
    <w:rsid w:val="008D694A"/>
    <w:rsid w:val="008D6B65"/>
    <w:rsid w:val="008D746E"/>
    <w:rsid w:val="008D7550"/>
    <w:rsid w:val="008D770F"/>
    <w:rsid w:val="008D7ECF"/>
    <w:rsid w:val="008D7F14"/>
    <w:rsid w:val="008D7FE5"/>
    <w:rsid w:val="008E06D7"/>
    <w:rsid w:val="008E0A77"/>
    <w:rsid w:val="008E0DA6"/>
    <w:rsid w:val="008E0E04"/>
    <w:rsid w:val="008E2396"/>
    <w:rsid w:val="008E2C88"/>
    <w:rsid w:val="008E3998"/>
    <w:rsid w:val="008E3D04"/>
    <w:rsid w:val="008E3E27"/>
    <w:rsid w:val="008E4413"/>
    <w:rsid w:val="008E480E"/>
    <w:rsid w:val="008E4A6C"/>
    <w:rsid w:val="008E4F78"/>
    <w:rsid w:val="008E4FB4"/>
    <w:rsid w:val="008E553D"/>
    <w:rsid w:val="008E5689"/>
    <w:rsid w:val="008E5D9B"/>
    <w:rsid w:val="008E6470"/>
    <w:rsid w:val="008E6842"/>
    <w:rsid w:val="008E6B6B"/>
    <w:rsid w:val="008E6C93"/>
    <w:rsid w:val="008E78B3"/>
    <w:rsid w:val="008F0099"/>
    <w:rsid w:val="008F0202"/>
    <w:rsid w:val="008F022A"/>
    <w:rsid w:val="008F0261"/>
    <w:rsid w:val="008F0B8B"/>
    <w:rsid w:val="008F0FB4"/>
    <w:rsid w:val="008F124E"/>
    <w:rsid w:val="008F1363"/>
    <w:rsid w:val="008F150E"/>
    <w:rsid w:val="008F1BE2"/>
    <w:rsid w:val="008F20D2"/>
    <w:rsid w:val="008F2242"/>
    <w:rsid w:val="008F230F"/>
    <w:rsid w:val="008F2ACB"/>
    <w:rsid w:val="008F2BDE"/>
    <w:rsid w:val="008F39B6"/>
    <w:rsid w:val="008F3A92"/>
    <w:rsid w:val="008F3E1E"/>
    <w:rsid w:val="008F42C0"/>
    <w:rsid w:val="008F4355"/>
    <w:rsid w:val="008F4470"/>
    <w:rsid w:val="008F663C"/>
    <w:rsid w:val="008F771A"/>
    <w:rsid w:val="009001EC"/>
    <w:rsid w:val="009006B4"/>
    <w:rsid w:val="0090091E"/>
    <w:rsid w:val="009013CA"/>
    <w:rsid w:val="00901B86"/>
    <w:rsid w:val="00902789"/>
    <w:rsid w:val="00902F61"/>
    <w:rsid w:val="00903A79"/>
    <w:rsid w:val="0090463F"/>
    <w:rsid w:val="00904B45"/>
    <w:rsid w:val="00904CA3"/>
    <w:rsid w:val="009058A5"/>
    <w:rsid w:val="00905DEC"/>
    <w:rsid w:val="00905EBB"/>
    <w:rsid w:val="00906802"/>
    <w:rsid w:val="00906873"/>
    <w:rsid w:val="00906DAE"/>
    <w:rsid w:val="0090717E"/>
    <w:rsid w:val="009074F6"/>
    <w:rsid w:val="00907684"/>
    <w:rsid w:val="00907773"/>
    <w:rsid w:val="0090793A"/>
    <w:rsid w:val="00907CF7"/>
    <w:rsid w:val="009105BC"/>
    <w:rsid w:val="00910CA6"/>
    <w:rsid w:val="00910CDA"/>
    <w:rsid w:val="0091113A"/>
    <w:rsid w:val="009114E0"/>
    <w:rsid w:val="00911EDB"/>
    <w:rsid w:val="00911FB2"/>
    <w:rsid w:val="00912627"/>
    <w:rsid w:val="00912D7D"/>
    <w:rsid w:val="00912E11"/>
    <w:rsid w:val="00912E19"/>
    <w:rsid w:val="00912F26"/>
    <w:rsid w:val="00912F59"/>
    <w:rsid w:val="009131B7"/>
    <w:rsid w:val="0091359A"/>
    <w:rsid w:val="009146EB"/>
    <w:rsid w:val="00914E54"/>
    <w:rsid w:val="00915464"/>
    <w:rsid w:val="00915639"/>
    <w:rsid w:val="00915CBC"/>
    <w:rsid w:val="00915CE2"/>
    <w:rsid w:val="00915ECE"/>
    <w:rsid w:val="009160AD"/>
    <w:rsid w:val="00916BAF"/>
    <w:rsid w:val="00916C37"/>
    <w:rsid w:val="00916F64"/>
    <w:rsid w:val="00917436"/>
    <w:rsid w:val="009174E1"/>
    <w:rsid w:val="009206AC"/>
    <w:rsid w:val="00920A30"/>
    <w:rsid w:val="0092272A"/>
    <w:rsid w:val="009228B8"/>
    <w:rsid w:val="00922AC9"/>
    <w:rsid w:val="00923B10"/>
    <w:rsid w:val="00923CC2"/>
    <w:rsid w:val="00924B94"/>
    <w:rsid w:val="00924DF6"/>
    <w:rsid w:val="00924E6F"/>
    <w:rsid w:val="00925AA7"/>
    <w:rsid w:val="00925E19"/>
    <w:rsid w:val="0092616C"/>
    <w:rsid w:val="009262B3"/>
    <w:rsid w:val="009263B0"/>
    <w:rsid w:val="009265DF"/>
    <w:rsid w:val="0092691E"/>
    <w:rsid w:val="00927275"/>
    <w:rsid w:val="00927344"/>
    <w:rsid w:val="00927772"/>
    <w:rsid w:val="009303B0"/>
    <w:rsid w:val="00930CAA"/>
    <w:rsid w:val="00931101"/>
    <w:rsid w:val="00931143"/>
    <w:rsid w:val="00931230"/>
    <w:rsid w:val="009324DD"/>
    <w:rsid w:val="009328A6"/>
    <w:rsid w:val="00932A43"/>
    <w:rsid w:val="0093300E"/>
    <w:rsid w:val="00933B90"/>
    <w:rsid w:val="00933EEC"/>
    <w:rsid w:val="0093402D"/>
    <w:rsid w:val="00934121"/>
    <w:rsid w:val="0093456E"/>
    <w:rsid w:val="009347FF"/>
    <w:rsid w:val="009349DF"/>
    <w:rsid w:val="009349E1"/>
    <w:rsid w:val="00934D64"/>
    <w:rsid w:val="00934E3D"/>
    <w:rsid w:val="0093528A"/>
    <w:rsid w:val="009353FF"/>
    <w:rsid w:val="00935D28"/>
    <w:rsid w:val="00935D34"/>
    <w:rsid w:val="00935F88"/>
    <w:rsid w:val="00935FE0"/>
    <w:rsid w:val="00936049"/>
    <w:rsid w:val="00936288"/>
    <w:rsid w:val="00937B5C"/>
    <w:rsid w:val="009408A0"/>
    <w:rsid w:val="00940EFA"/>
    <w:rsid w:val="009410B1"/>
    <w:rsid w:val="00941269"/>
    <w:rsid w:val="00941516"/>
    <w:rsid w:val="00941DC2"/>
    <w:rsid w:val="00942372"/>
    <w:rsid w:val="00943920"/>
    <w:rsid w:val="00943D97"/>
    <w:rsid w:val="00943F4D"/>
    <w:rsid w:val="00944035"/>
    <w:rsid w:val="009443B2"/>
    <w:rsid w:val="00944A04"/>
    <w:rsid w:val="0094547C"/>
    <w:rsid w:val="00945774"/>
    <w:rsid w:val="009459E5"/>
    <w:rsid w:val="00945DB5"/>
    <w:rsid w:val="009463DF"/>
    <w:rsid w:val="009468B3"/>
    <w:rsid w:val="00946A19"/>
    <w:rsid w:val="0094715C"/>
    <w:rsid w:val="00947AFB"/>
    <w:rsid w:val="00947B2D"/>
    <w:rsid w:val="00947DDB"/>
    <w:rsid w:val="00947E98"/>
    <w:rsid w:val="00947EFF"/>
    <w:rsid w:val="0095028E"/>
    <w:rsid w:val="00950589"/>
    <w:rsid w:val="009508C5"/>
    <w:rsid w:val="00950F4C"/>
    <w:rsid w:val="00952604"/>
    <w:rsid w:val="00952609"/>
    <w:rsid w:val="00952B70"/>
    <w:rsid w:val="00952EA1"/>
    <w:rsid w:val="009539AA"/>
    <w:rsid w:val="00953A80"/>
    <w:rsid w:val="00953AA1"/>
    <w:rsid w:val="00953B68"/>
    <w:rsid w:val="00953E4F"/>
    <w:rsid w:val="00954223"/>
    <w:rsid w:val="0095544A"/>
    <w:rsid w:val="00955E6A"/>
    <w:rsid w:val="009568CE"/>
    <w:rsid w:val="00956A53"/>
    <w:rsid w:val="00956AEC"/>
    <w:rsid w:val="00956FF5"/>
    <w:rsid w:val="009571A5"/>
    <w:rsid w:val="009572B1"/>
    <w:rsid w:val="009575C2"/>
    <w:rsid w:val="0095764C"/>
    <w:rsid w:val="00957CCA"/>
    <w:rsid w:val="00957D8D"/>
    <w:rsid w:val="0096010A"/>
    <w:rsid w:val="00960181"/>
    <w:rsid w:val="0096039C"/>
    <w:rsid w:val="00961328"/>
    <w:rsid w:val="00961354"/>
    <w:rsid w:val="00961E3F"/>
    <w:rsid w:val="00962471"/>
    <w:rsid w:val="00962734"/>
    <w:rsid w:val="00962CE8"/>
    <w:rsid w:val="00962F76"/>
    <w:rsid w:val="00963157"/>
    <w:rsid w:val="0096354B"/>
    <w:rsid w:val="00963C99"/>
    <w:rsid w:val="00963D6E"/>
    <w:rsid w:val="00963ECA"/>
    <w:rsid w:val="00964B63"/>
    <w:rsid w:val="00964BC5"/>
    <w:rsid w:val="009650F3"/>
    <w:rsid w:val="009654C0"/>
    <w:rsid w:val="0096566C"/>
    <w:rsid w:val="0096637E"/>
    <w:rsid w:val="0096707E"/>
    <w:rsid w:val="00970372"/>
    <w:rsid w:val="00970391"/>
    <w:rsid w:val="00970439"/>
    <w:rsid w:val="00971705"/>
    <w:rsid w:val="00971AA2"/>
    <w:rsid w:val="00971DF4"/>
    <w:rsid w:val="00971ED5"/>
    <w:rsid w:val="0097212C"/>
    <w:rsid w:val="00972520"/>
    <w:rsid w:val="00972DFE"/>
    <w:rsid w:val="0097300B"/>
    <w:rsid w:val="0097339C"/>
    <w:rsid w:val="009740EF"/>
    <w:rsid w:val="009741D9"/>
    <w:rsid w:val="0097427C"/>
    <w:rsid w:val="009742BC"/>
    <w:rsid w:val="00974401"/>
    <w:rsid w:val="009747BA"/>
    <w:rsid w:val="00974BF7"/>
    <w:rsid w:val="00974DE7"/>
    <w:rsid w:val="00974F3F"/>
    <w:rsid w:val="00975353"/>
    <w:rsid w:val="0097574C"/>
    <w:rsid w:val="00975A23"/>
    <w:rsid w:val="00975EA2"/>
    <w:rsid w:val="00976C3F"/>
    <w:rsid w:val="00977023"/>
    <w:rsid w:val="00977832"/>
    <w:rsid w:val="00977A0C"/>
    <w:rsid w:val="00977B87"/>
    <w:rsid w:val="00977BA5"/>
    <w:rsid w:val="00980397"/>
    <w:rsid w:val="0098045D"/>
    <w:rsid w:val="00980B21"/>
    <w:rsid w:val="00981682"/>
    <w:rsid w:val="00982300"/>
    <w:rsid w:val="00982474"/>
    <w:rsid w:val="0098253F"/>
    <w:rsid w:val="00982CA0"/>
    <w:rsid w:val="00984288"/>
    <w:rsid w:val="009844A4"/>
    <w:rsid w:val="0098470D"/>
    <w:rsid w:val="009848EB"/>
    <w:rsid w:val="00984BE9"/>
    <w:rsid w:val="00985CB5"/>
    <w:rsid w:val="00986200"/>
    <w:rsid w:val="00986388"/>
    <w:rsid w:val="009864FF"/>
    <w:rsid w:val="0098692A"/>
    <w:rsid w:val="0098693D"/>
    <w:rsid w:val="009869A8"/>
    <w:rsid w:val="00986B4D"/>
    <w:rsid w:val="00986D19"/>
    <w:rsid w:val="00986DB2"/>
    <w:rsid w:val="00987AA6"/>
    <w:rsid w:val="00987CD9"/>
    <w:rsid w:val="00987D01"/>
    <w:rsid w:val="00987D14"/>
    <w:rsid w:val="00990437"/>
    <w:rsid w:val="009909AD"/>
    <w:rsid w:val="00990E54"/>
    <w:rsid w:val="00990FCE"/>
    <w:rsid w:val="0099114E"/>
    <w:rsid w:val="00991335"/>
    <w:rsid w:val="00991806"/>
    <w:rsid w:val="00991BA1"/>
    <w:rsid w:val="009925E3"/>
    <w:rsid w:val="009925FB"/>
    <w:rsid w:val="0099279D"/>
    <w:rsid w:val="009931B6"/>
    <w:rsid w:val="0099336C"/>
    <w:rsid w:val="00993AA2"/>
    <w:rsid w:val="00994653"/>
    <w:rsid w:val="00994C3D"/>
    <w:rsid w:val="009956C7"/>
    <w:rsid w:val="00995A64"/>
    <w:rsid w:val="00995AAE"/>
    <w:rsid w:val="00995D6D"/>
    <w:rsid w:val="00996269"/>
    <w:rsid w:val="009965D7"/>
    <w:rsid w:val="00997266"/>
    <w:rsid w:val="00997A77"/>
    <w:rsid w:val="00997C5E"/>
    <w:rsid w:val="009A0910"/>
    <w:rsid w:val="009A0CF2"/>
    <w:rsid w:val="009A1943"/>
    <w:rsid w:val="009A1D50"/>
    <w:rsid w:val="009A1E3E"/>
    <w:rsid w:val="009A213D"/>
    <w:rsid w:val="009A28F7"/>
    <w:rsid w:val="009A2994"/>
    <w:rsid w:val="009A2BCC"/>
    <w:rsid w:val="009A3BD9"/>
    <w:rsid w:val="009A3DED"/>
    <w:rsid w:val="009A3F08"/>
    <w:rsid w:val="009A42D5"/>
    <w:rsid w:val="009A5341"/>
    <w:rsid w:val="009A5357"/>
    <w:rsid w:val="009A5BAF"/>
    <w:rsid w:val="009A615D"/>
    <w:rsid w:val="009A663B"/>
    <w:rsid w:val="009A6701"/>
    <w:rsid w:val="009A70A2"/>
    <w:rsid w:val="009A7306"/>
    <w:rsid w:val="009A736B"/>
    <w:rsid w:val="009A7858"/>
    <w:rsid w:val="009B1906"/>
    <w:rsid w:val="009B239E"/>
    <w:rsid w:val="009B287D"/>
    <w:rsid w:val="009B2DBA"/>
    <w:rsid w:val="009B2F2E"/>
    <w:rsid w:val="009B3304"/>
    <w:rsid w:val="009B3C2D"/>
    <w:rsid w:val="009B4074"/>
    <w:rsid w:val="009B4262"/>
    <w:rsid w:val="009B463C"/>
    <w:rsid w:val="009B48CC"/>
    <w:rsid w:val="009B4A5F"/>
    <w:rsid w:val="009B51C0"/>
    <w:rsid w:val="009B5524"/>
    <w:rsid w:val="009B6064"/>
    <w:rsid w:val="009B66B3"/>
    <w:rsid w:val="009B66CE"/>
    <w:rsid w:val="009B79E3"/>
    <w:rsid w:val="009C0015"/>
    <w:rsid w:val="009C0171"/>
    <w:rsid w:val="009C0508"/>
    <w:rsid w:val="009C0762"/>
    <w:rsid w:val="009C1BE1"/>
    <w:rsid w:val="009C1E14"/>
    <w:rsid w:val="009C2081"/>
    <w:rsid w:val="009C220C"/>
    <w:rsid w:val="009C2256"/>
    <w:rsid w:val="009C2425"/>
    <w:rsid w:val="009C27B0"/>
    <w:rsid w:val="009C29F1"/>
    <w:rsid w:val="009C2AE7"/>
    <w:rsid w:val="009C2B93"/>
    <w:rsid w:val="009C2C70"/>
    <w:rsid w:val="009C2CDF"/>
    <w:rsid w:val="009C2E1B"/>
    <w:rsid w:val="009C3245"/>
    <w:rsid w:val="009C39E1"/>
    <w:rsid w:val="009C42C3"/>
    <w:rsid w:val="009C451A"/>
    <w:rsid w:val="009C4AD5"/>
    <w:rsid w:val="009C4F37"/>
    <w:rsid w:val="009C505B"/>
    <w:rsid w:val="009C559F"/>
    <w:rsid w:val="009C56B0"/>
    <w:rsid w:val="009C6319"/>
    <w:rsid w:val="009C634A"/>
    <w:rsid w:val="009C6412"/>
    <w:rsid w:val="009C7B98"/>
    <w:rsid w:val="009D066C"/>
    <w:rsid w:val="009D171F"/>
    <w:rsid w:val="009D220A"/>
    <w:rsid w:val="009D2755"/>
    <w:rsid w:val="009D2A24"/>
    <w:rsid w:val="009D316C"/>
    <w:rsid w:val="009D36A5"/>
    <w:rsid w:val="009D3B69"/>
    <w:rsid w:val="009D45C2"/>
    <w:rsid w:val="009D460F"/>
    <w:rsid w:val="009D5424"/>
    <w:rsid w:val="009D60BD"/>
    <w:rsid w:val="009D6288"/>
    <w:rsid w:val="009D6388"/>
    <w:rsid w:val="009D6665"/>
    <w:rsid w:val="009D6686"/>
    <w:rsid w:val="009D66CF"/>
    <w:rsid w:val="009D6C0C"/>
    <w:rsid w:val="009D6D7D"/>
    <w:rsid w:val="009D70AB"/>
    <w:rsid w:val="009E04F2"/>
    <w:rsid w:val="009E0562"/>
    <w:rsid w:val="009E0B81"/>
    <w:rsid w:val="009E0EAC"/>
    <w:rsid w:val="009E0EEC"/>
    <w:rsid w:val="009E19C1"/>
    <w:rsid w:val="009E1F18"/>
    <w:rsid w:val="009E2374"/>
    <w:rsid w:val="009E27CA"/>
    <w:rsid w:val="009E2FA4"/>
    <w:rsid w:val="009E31CD"/>
    <w:rsid w:val="009E335D"/>
    <w:rsid w:val="009E3505"/>
    <w:rsid w:val="009E3594"/>
    <w:rsid w:val="009E3B0E"/>
    <w:rsid w:val="009E3DF1"/>
    <w:rsid w:val="009E3F43"/>
    <w:rsid w:val="009E4039"/>
    <w:rsid w:val="009E44BE"/>
    <w:rsid w:val="009E4812"/>
    <w:rsid w:val="009E4B37"/>
    <w:rsid w:val="009E4D96"/>
    <w:rsid w:val="009E50BD"/>
    <w:rsid w:val="009E573E"/>
    <w:rsid w:val="009E585E"/>
    <w:rsid w:val="009E6841"/>
    <w:rsid w:val="009E6DCD"/>
    <w:rsid w:val="009E75E4"/>
    <w:rsid w:val="009E7651"/>
    <w:rsid w:val="009E7925"/>
    <w:rsid w:val="009F0168"/>
    <w:rsid w:val="009F039B"/>
    <w:rsid w:val="009F0A22"/>
    <w:rsid w:val="009F13B5"/>
    <w:rsid w:val="009F1B5C"/>
    <w:rsid w:val="009F3060"/>
    <w:rsid w:val="009F32A5"/>
    <w:rsid w:val="009F34A6"/>
    <w:rsid w:val="009F379A"/>
    <w:rsid w:val="009F3D8D"/>
    <w:rsid w:val="009F440C"/>
    <w:rsid w:val="009F4668"/>
    <w:rsid w:val="009F4AF0"/>
    <w:rsid w:val="009F4B14"/>
    <w:rsid w:val="009F4FD7"/>
    <w:rsid w:val="009F5929"/>
    <w:rsid w:val="009F5993"/>
    <w:rsid w:val="009F5A26"/>
    <w:rsid w:val="009F5F49"/>
    <w:rsid w:val="009F60EC"/>
    <w:rsid w:val="009F676F"/>
    <w:rsid w:val="009F68A6"/>
    <w:rsid w:val="009F6AA1"/>
    <w:rsid w:val="009F6BD7"/>
    <w:rsid w:val="009F732F"/>
    <w:rsid w:val="009F7EC9"/>
    <w:rsid w:val="00A00329"/>
    <w:rsid w:val="00A006F0"/>
    <w:rsid w:val="00A00F3F"/>
    <w:rsid w:val="00A01307"/>
    <w:rsid w:val="00A018C8"/>
    <w:rsid w:val="00A01D0F"/>
    <w:rsid w:val="00A02408"/>
    <w:rsid w:val="00A02630"/>
    <w:rsid w:val="00A02A4B"/>
    <w:rsid w:val="00A02ADA"/>
    <w:rsid w:val="00A037C4"/>
    <w:rsid w:val="00A03886"/>
    <w:rsid w:val="00A03AD9"/>
    <w:rsid w:val="00A04040"/>
    <w:rsid w:val="00A04399"/>
    <w:rsid w:val="00A045C8"/>
    <w:rsid w:val="00A04B3B"/>
    <w:rsid w:val="00A04C6A"/>
    <w:rsid w:val="00A04EF8"/>
    <w:rsid w:val="00A055C8"/>
    <w:rsid w:val="00A06112"/>
    <w:rsid w:val="00A062E4"/>
    <w:rsid w:val="00A06655"/>
    <w:rsid w:val="00A06977"/>
    <w:rsid w:val="00A07790"/>
    <w:rsid w:val="00A07918"/>
    <w:rsid w:val="00A07940"/>
    <w:rsid w:val="00A07AF5"/>
    <w:rsid w:val="00A07E3C"/>
    <w:rsid w:val="00A10485"/>
    <w:rsid w:val="00A10599"/>
    <w:rsid w:val="00A105F8"/>
    <w:rsid w:val="00A1175E"/>
    <w:rsid w:val="00A1187E"/>
    <w:rsid w:val="00A11B1D"/>
    <w:rsid w:val="00A11CE3"/>
    <w:rsid w:val="00A128AE"/>
    <w:rsid w:val="00A12D9F"/>
    <w:rsid w:val="00A132F7"/>
    <w:rsid w:val="00A1342D"/>
    <w:rsid w:val="00A13550"/>
    <w:rsid w:val="00A13B58"/>
    <w:rsid w:val="00A13CCF"/>
    <w:rsid w:val="00A147E5"/>
    <w:rsid w:val="00A1488C"/>
    <w:rsid w:val="00A14B08"/>
    <w:rsid w:val="00A150BD"/>
    <w:rsid w:val="00A1555D"/>
    <w:rsid w:val="00A15693"/>
    <w:rsid w:val="00A15F25"/>
    <w:rsid w:val="00A16DCF"/>
    <w:rsid w:val="00A200A2"/>
    <w:rsid w:val="00A20240"/>
    <w:rsid w:val="00A20429"/>
    <w:rsid w:val="00A20535"/>
    <w:rsid w:val="00A20917"/>
    <w:rsid w:val="00A209C6"/>
    <w:rsid w:val="00A21118"/>
    <w:rsid w:val="00A211B2"/>
    <w:rsid w:val="00A2152C"/>
    <w:rsid w:val="00A2157A"/>
    <w:rsid w:val="00A21761"/>
    <w:rsid w:val="00A21EB0"/>
    <w:rsid w:val="00A2221E"/>
    <w:rsid w:val="00A22E27"/>
    <w:rsid w:val="00A22E8D"/>
    <w:rsid w:val="00A230ED"/>
    <w:rsid w:val="00A23802"/>
    <w:rsid w:val="00A23C59"/>
    <w:rsid w:val="00A240CD"/>
    <w:rsid w:val="00A254D1"/>
    <w:rsid w:val="00A25767"/>
    <w:rsid w:val="00A258E7"/>
    <w:rsid w:val="00A25AE8"/>
    <w:rsid w:val="00A262A8"/>
    <w:rsid w:val="00A26835"/>
    <w:rsid w:val="00A26B0C"/>
    <w:rsid w:val="00A26E87"/>
    <w:rsid w:val="00A270C7"/>
    <w:rsid w:val="00A27A9D"/>
    <w:rsid w:val="00A30928"/>
    <w:rsid w:val="00A30F5D"/>
    <w:rsid w:val="00A31010"/>
    <w:rsid w:val="00A31125"/>
    <w:rsid w:val="00A315A8"/>
    <w:rsid w:val="00A315FA"/>
    <w:rsid w:val="00A3160F"/>
    <w:rsid w:val="00A316EE"/>
    <w:rsid w:val="00A32383"/>
    <w:rsid w:val="00A32434"/>
    <w:rsid w:val="00A33548"/>
    <w:rsid w:val="00A33ACA"/>
    <w:rsid w:val="00A34301"/>
    <w:rsid w:val="00A3483F"/>
    <w:rsid w:val="00A34AEB"/>
    <w:rsid w:val="00A34C52"/>
    <w:rsid w:val="00A35334"/>
    <w:rsid w:val="00A357AA"/>
    <w:rsid w:val="00A3589D"/>
    <w:rsid w:val="00A365C3"/>
    <w:rsid w:val="00A377F5"/>
    <w:rsid w:val="00A37A4F"/>
    <w:rsid w:val="00A40FC2"/>
    <w:rsid w:val="00A41059"/>
    <w:rsid w:val="00A41D0A"/>
    <w:rsid w:val="00A428D9"/>
    <w:rsid w:val="00A42934"/>
    <w:rsid w:val="00A43395"/>
    <w:rsid w:val="00A4361C"/>
    <w:rsid w:val="00A4398D"/>
    <w:rsid w:val="00A43AB6"/>
    <w:rsid w:val="00A43B9E"/>
    <w:rsid w:val="00A44776"/>
    <w:rsid w:val="00A44EC9"/>
    <w:rsid w:val="00A44EDE"/>
    <w:rsid w:val="00A45704"/>
    <w:rsid w:val="00A459E9"/>
    <w:rsid w:val="00A47348"/>
    <w:rsid w:val="00A47937"/>
    <w:rsid w:val="00A47943"/>
    <w:rsid w:val="00A5021B"/>
    <w:rsid w:val="00A506D6"/>
    <w:rsid w:val="00A5095A"/>
    <w:rsid w:val="00A509E7"/>
    <w:rsid w:val="00A51103"/>
    <w:rsid w:val="00A51319"/>
    <w:rsid w:val="00A5273E"/>
    <w:rsid w:val="00A52900"/>
    <w:rsid w:val="00A529CB"/>
    <w:rsid w:val="00A52C6E"/>
    <w:rsid w:val="00A54C1E"/>
    <w:rsid w:val="00A54DFB"/>
    <w:rsid w:val="00A54E1D"/>
    <w:rsid w:val="00A54E8E"/>
    <w:rsid w:val="00A55D04"/>
    <w:rsid w:val="00A560A3"/>
    <w:rsid w:val="00A56197"/>
    <w:rsid w:val="00A56424"/>
    <w:rsid w:val="00A569A9"/>
    <w:rsid w:val="00A574AB"/>
    <w:rsid w:val="00A577E6"/>
    <w:rsid w:val="00A579D3"/>
    <w:rsid w:val="00A57C45"/>
    <w:rsid w:val="00A57F91"/>
    <w:rsid w:val="00A6098E"/>
    <w:rsid w:val="00A60AAA"/>
    <w:rsid w:val="00A60ACD"/>
    <w:rsid w:val="00A60F64"/>
    <w:rsid w:val="00A61CCC"/>
    <w:rsid w:val="00A63D78"/>
    <w:rsid w:val="00A64AE4"/>
    <w:rsid w:val="00A64E8F"/>
    <w:rsid w:val="00A65000"/>
    <w:rsid w:val="00A65854"/>
    <w:rsid w:val="00A66CC1"/>
    <w:rsid w:val="00A67BA8"/>
    <w:rsid w:val="00A67F6F"/>
    <w:rsid w:val="00A702ED"/>
    <w:rsid w:val="00A705BD"/>
    <w:rsid w:val="00A70D65"/>
    <w:rsid w:val="00A70E06"/>
    <w:rsid w:val="00A71A58"/>
    <w:rsid w:val="00A71DAC"/>
    <w:rsid w:val="00A72674"/>
    <w:rsid w:val="00A728B6"/>
    <w:rsid w:val="00A72BE5"/>
    <w:rsid w:val="00A73668"/>
    <w:rsid w:val="00A73A9F"/>
    <w:rsid w:val="00A743DC"/>
    <w:rsid w:val="00A74523"/>
    <w:rsid w:val="00A74E87"/>
    <w:rsid w:val="00A7575D"/>
    <w:rsid w:val="00A757DD"/>
    <w:rsid w:val="00A75DCC"/>
    <w:rsid w:val="00A76AE7"/>
    <w:rsid w:val="00A76B4F"/>
    <w:rsid w:val="00A76BB8"/>
    <w:rsid w:val="00A76D31"/>
    <w:rsid w:val="00A77DD7"/>
    <w:rsid w:val="00A803F8"/>
    <w:rsid w:val="00A80535"/>
    <w:rsid w:val="00A80F25"/>
    <w:rsid w:val="00A81204"/>
    <w:rsid w:val="00A81938"/>
    <w:rsid w:val="00A819D3"/>
    <w:rsid w:val="00A823D2"/>
    <w:rsid w:val="00A82508"/>
    <w:rsid w:val="00A826C8"/>
    <w:rsid w:val="00A82D1F"/>
    <w:rsid w:val="00A83357"/>
    <w:rsid w:val="00A83813"/>
    <w:rsid w:val="00A83A3A"/>
    <w:rsid w:val="00A84375"/>
    <w:rsid w:val="00A847EF"/>
    <w:rsid w:val="00A84C5A"/>
    <w:rsid w:val="00A84D8F"/>
    <w:rsid w:val="00A862E3"/>
    <w:rsid w:val="00A8655E"/>
    <w:rsid w:val="00A86C80"/>
    <w:rsid w:val="00A86E76"/>
    <w:rsid w:val="00A87088"/>
    <w:rsid w:val="00A8752D"/>
    <w:rsid w:val="00A90D4C"/>
    <w:rsid w:val="00A910D9"/>
    <w:rsid w:val="00A9127F"/>
    <w:rsid w:val="00A91666"/>
    <w:rsid w:val="00A91A33"/>
    <w:rsid w:val="00A91F54"/>
    <w:rsid w:val="00A925AB"/>
    <w:rsid w:val="00A92B11"/>
    <w:rsid w:val="00A93083"/>
    <w:rsid w:val="00A934E2"/>
    <w:rsid w:val="00A93724"/>
    <w:rsid w:val="00A9383A"/>
    <w:rsid w:val="00A938F8"/>
    <w:rsid w:val="00A9399A"/>
    <w:rsid w:val="00A94046"/>
    <w:rsid w:val="00A94804"/>
    <w:rsid w:val="00A94E95"/>
    <w:rsid w:val="00A954AE"/>
    <w:rsid w:val="00A95B90"/>
    <w:rsid w:val="00A969CC"/>
    <w:rsid w:val="00A96A5E"/>
    <w:rsid w:val="00A972A8"/>
    <w:rsid w:val="00A974F8"/>
    <w:rsid w:val="00A97A05"/>
    <w:rsid w:val="00A9BEFB"/>
    <w:rsid w:val="00AA01DB"/>
    <w:rsid w:val="00AA05FA"/>
    <w:rsid w:val="00AA0C63"/>
    <w:rsid w:val="00AA15FB"/>
    <w:rsid w:val="00AA1759"/>
    <w:rsid w:val="00AA1BDE"/>
    <w:rsid w:val="00AA1CBC"/>
    <w:rsid w:val="00AA1D68"/>
    <w:rsid w:val="00AA1E67"/>
    <w:rsid w:val="00AA2976"/>
    <w:rsid w:val="00AA3863"/>
    <w:rsid w:val="00AA3C1A"/>
    <w:rsid w:val="00AA3F02"/>
    <w:rsid w:val="00AA47F4"/>
    <w:rsid w:val="00AA52CD"/>
    <w:rsid w:val="00AA5FB7"/>
    <w:rsid w:val="00AA67A5"/>
    <w:rsid w:val="00AA6ACC"/>
    <w:rsid w:val="00AA6C65"/>
    <w:rsid w:val="00AA7637"/>
    <w:rsid w:val="00AA7780"/>
    <w:rsid w:val="00AA77B5"/>
    <w:rsid w:val="00AA7A53"/>
    <w:rsid w:val="00AA7C53"/>
    <w:rsid w:val="00AB0B47"/>
    <w:rsid w:val="00AB0EDD"/>
    <w:rsid w:val="00AB10C0"/>
    <w:rsid w:val="00AB116D"/>
    <w:rsid w:val="00AB1D5E"/>
    <w:rsid w:val="00AB1EE1"/>
    <w:rsid w:val="00AB218C"/>
    <w:rsid w:val="00AB2196"/>
    <w:rsid w:val="00AB22CA"/>
    <w:rsid w:val="00AB3303"/>
    <w:rsid w:val="00AB3788"/>
    <w:rsid w:val="00AB3D62"/>
    <w:rsid w:val="00AB4048"/>
    <w:rsid w:val="00AB41C6"/>
    <w:rsid w:val="00AB44B9"/>
    <w:rsid w:val="00AB49F4"/>
    <w:rsid w:val="00AB517F"/>
    <w:rsid w:val="00AB52C7"/>
    <w:rsid w:val="00AB5702"/>
    <w:rsid w:val="00AB5786"/>
    <w:rsid w:val="00AB583D"/>
    <w:rsid w:val="00AB62C9"/>
    <w:rsid w:val="00AB6C2F"/>
    <w:rsid w:val="00AB6E06"/>
    <w:rsid w:val="00AB7491"/>
    <w:rsid w:val="00AB77EC"/>
    <w:rsid w:val="00AC07D0"/>
    <w:rsid w:val="00AC0900"/>
    <w:rsid w:val="00AC0F81"/>
    <w:rsid w:val="00AC1AD0"/>
    <w:rsid w:val="00AC1B5C"/>
    <w:rsid w:val="00AC1DB8"/>
    <w:rsid w:val="00AC2074"/>
    <w:rsid w:val="00AC2078"/>
    <w:rsid w:val="00AC2381"/>
    <w:rsid w:val="00AC353B"/>
    <w:rsid w:val="00AC3871"/>
    <w:rsid w:val="00AC3ADD"/>
    <w:rsid w:val="00AC3BB7"/>
    <w:rsid w:val="00AC3F29"/>
    <w:rsid w:val="00AC3F3E"/>
    <w:rsid w:val="00AC407D"/>
    <w:rsid w:val="00AC47E0"/>
    <w:rsid w:val="00AC4B27"/>
    <w:rsid w:val="00AC4EF6"/>
    <w:rsid w:val="00AC524E"/>
    <w:rsid w:val="00AC54D8"/>
    <w:rsid w:val="00AC5B85"/>
    <w:rsid w:val="00AC6036"/>
    <w:rsid w:val="00AC6165"/>
    <w:rsid w:val="00AC62A1"/>
    <w:rsid w:val="00AC643B"/>
    <w:rsid w:val="00AC64E4"/>
    <w:rsid w:val="00AC7A16"/>
    <w:rsid w:val="00AC7D06"/>
    <w:rsid w:val="00AD0A76"/>
    <w:rsid w:val="00AD0DC3"/>
    <w:rsid w:val="00AD1694"/>
    <w:rsid w:val="00AD1833"/>
    <w:rsid w:val="00AD1DD8"/>
    <w:rsid w:val="00AD1EDF"/>
    <w:rsid w:val="00AD202A"/>
    <w:rsid w:val="00AD23E3"/>
    <w:rsid w:val="00AD27C5"/>
    <w:rsid w:val="00AD3089"/>
    <w:rsid w:val="00AD353C"/>
    <w:rsid w:val="00AD35AB"/>
    <w:rsid w:val="00AD458E"/>
    <w:rsid w:val="00AD468E"/>
    <w:rsid w:val="00AD4AD2"/>
    <w:rsid w:val="00AD5408"/>
    <w:rsid w:val="00AD5639"/>
    <w:rsid w:val="00AD58BC"/>
    <w:rsid w:val="00AD64C3"/>
    <w:rsid w:val="00AD674E"/>
    <w:rsid w:val="00AD6D65"/>
    <w:rsid w:val="00AD7667"/>
    <w:rsid w:val="00AE008E"/>
    <w:rsid w:val="00AE01F0"/>
    <w:rsid w:val="00AE06B5"/>
    <w:rsid w:val="00AE082E"/>
    <w:rsid w:val="00AE0968"/>
    <w:rsid w:val="00AE0AF6"/>
    <w:rsid w:val="00AE1097"/>
    <w:rsid w:val="00AE1B21"/>
    <w:rsid w:val="00AE1CE3"/>
    <w:rsid w:val="00AE2CD2"/>
    <w:rsid w:val="00AE3159"/>
    <w:rsid w:val="00AE3942"/>
    <w:rsid w:val="00AE402E"/>
    <w:rsid w:val="00AE41C6"/>
    <w:rsid w:val="00AE46B5"/>
    <w:rsid w:val="00AE4805"/>
    <w:rsid w:val="00AE5281"/>
    <w:rsid w:val="00AE534A"/>
    <w:rsid w:val="00AE55D2"/>
    <w:rsid w:val="00AE5902"/>
    <w:rsid w:val="00AE5A6C"/>
    <w:rsid w:val="00AE5EB5"/>
    <w:rsid w:val="00AE655E"/>
    <w:rsid w:val="00AE65D1"/>
    <w:rsid w:val="00AE6B3D"/>
    <w:rsid w:val="00AE76FC"/>
    <w:rsid w:val="00AE77A8"/>
    <w:rsid w:val="00AE7F15"/>
    <w:rsid w:val="00AED10F"/>
    <w:rsid w:val="00AF0636"/>
    <w:rsid w:val="00AF1670"/>
    <w:rsid w:val="00AF1671"/>
    <w:rsid w:val="00AF1955"/>
    <w:rsid w:val="00AF1DA1"/>
    <w:rsid w:val="00AF205C"/>
    <w:rsid w:val="00AF23AA"/>
    <w:rsid w:val="00AF2444"/>
    <w:rsid w:val="00AF2993"/>
    <w:rsid w:val="00AF3233"/>
    <w:rsid w:val="00AF3548"/>
    <w:rsid w:val="00AF356E"/>
    <w:rsid w:val="00AF3832"/>
    <w:rsid w:val="00AF3AFD"/>
    <w:rsid w:val="00AF3B51"/>
    <w:rsid w:val="00AF3DC1"/>
    <w:rsid w:val="00AF40C6"/>
    <w:rsid w:val="00AF4249"/>
    <w:rsid w:val="00AF4396"/>
    <w:rsid w:val="00AF449D"/>
    <w:rsid w:val="00AF520F"/>
    <w:rsid w:val="00AF534E"/>
    <w:rsid w:val="00AF553E"/>
    <w:rsid w:val="00AF5EFA"/>
    <w:rsid w:val="00AF6367"/>
    <w:rsid w:val="00AF68CB"/>
    <w:rsid w:val="00AF6A42"/>
    <w:rsid w:val="00AF707E"/>
    <w:rsid w:val="00AF7250"/>
    <w:rsid w:val="00AF7267"/>
    <w:rsid w:val="00AF75EA"/>
    <w:rsid w:val="00AF7D4F"/>
    <w:rsid w:val="00B00261"/>
    <w:rsid w:val="00B005DF"/>
    <w:rsid w:val="00B00E40"/>
    <w:rsid w:val="00B00FB5"/>
    <w:rsid w:val="00B016FA"/>
    <w:rsid w:val="00B018F5"/>
    <w:rsid w:val="00B01AB6"/>
    <w:rsid w:val="00B01D9C"/>
    <w:rsid w:val="00B01F24"/>
    <w:rsid w:val="00B01FA7"/>
    <w:rsid w:val="00B0268A"/>
    <w:rsid w:val="00B028E1"/>
    <w:rsid w:val="00B029DE"/>
    <w:rsid w:val="00B02AE0"/>
    <w:rsid w:val="00B04263"/>
    <w:rsid w:val="00B04448"/>
    <w:rsid w:val="00B047D5"/>
    <w:rsid w:val="00B048F1"/>
    <w:rsid w:val="00B04D1E"/>
    <w:rsid w:val="00B05C80"/>
    <w:rsid w:val="00B06107"/>
    <w:rsid w:val="00B06147"/>
    <w:rsid w:val="00B06358"/>
    <w:rsid w:val="00B068A5"/>
    <w:rsid w:val="00B06A58"/>
    <w:rsid w:val="00B07345"/>
    <w:rsid w:val="00B078F9"/>
    <w:rsid w:val="00B07BAA"/>
    <w:rsid w:val="00B1059A"/>
    <w:rsid w:val="00B1069E"/>
    <w:rsid w:val="00B10A19"/>
    <w:rsid w:val="00B10DE3"/>
    <w:rsid w:val="00B11802"/>
    <w:rsid w:val="00B11A2D"/>
    <w:rsid w:val="00B11A2F"/>
    <w:rsid w:val="00B12425"/>
    <w:rsid w:val="00B126DC"/>
    <w:rsid w:val="00B131A4"/>
    <w:rsid w:val="00B13BBA"/>
    <w:rsid w:val="00B1459D"/>
    <w:rsid w:val="00B145F4"/>
    <w:rsid w:val="00B1463C"/>
    <w:rsid w:val="00B14727"/>
    <w:rsid w:val="00B14A9C"/>
    <w:rsid w:val="00B14B3A"/>
    <w:rsid w:val="00B14B62"/>
    <w:rsid w:val="00B15EAC"/>
    <w:rsid w:val="00B15FE3"/>
    <w:rsid w:val="00B1638E"/>
    <w:rsid w:val="00B1644C"/>
    <w:rsid w:val="00B164E7"/>
    <w:rsid w:val="00B168A3"/>
    <w:rsid w:val="00B169AB"/>
    <w:rsid w:val="00B16AD4"/>
    <w:rsid w:val="00B16C99"/>
    <w:rsid w:val="00B16D26"/>
    <w:rsid w:val="00B17294"/>
    <w:rsid w:val="00B17B64"/>
    <w:rsid w:val="00B17EAC"/>
    <w:rsid w:val="00B201BA"/>
    <w:rsid w:val="00B206B6"/>
    <w:rsid w:val="00B20975"/>
    <w:rsid w:val="00B20A55"/>
    <w:rsid w:val="00B20B69"/>
    <w:rsid w:val="00B210A9"/>
    <w:rsid w:val="00B213F4"/>
    <w:rsid w:val="00B21405"/>
    <w:rsid w:val="00B214B6"/>
    <w:rsid w:val="00B21A83"/>
    <w:rsid w:val="00B21CCF"/>
    <w:rsid w:val="00B21FFB"/>
    <w:rsid w:val="00B220F9"/>
    <w:rsid w:val="00B22378"/>
    <w:rsid w:val="00B223FA"/>
    <w:rsid w:val="00B23372"/>
    <w:rsid w:val="00B238F7"/>
    <w:rsid w:val="00B23A59"/>
    <w:rsid w:val="00B23F96"/>
    <w:rsid w:val="00B2459C"/>
    <w:rsid w:val="00B24A04"/>
    <w:rsid w:val="00B24D49"/>
    <w:rsid w:val="00B24F4D"/>
    <w:rsid w:val="00B25034"/>
    <w:rsid w:val="00B2545A"/>
    <w:rsid w:val="00B25822"/>
    <w:rsid w:val="00B2594E"/>
    <w:rsid w:val="00B25ABF"/>
    <w:rsid w:val="00B25B18"/>
    <w:rsid w:val="00B268B7"/>
    <w:rsid w:val="00B26AD9"/>
    <w:rsid w:val="00B26F22"/>
    <w:rsid w:val="00B27BAD"/>
    <w:rsid w:val="00B27D54"/>
    <w:rsid w:val="00B27DEE"/>
    <w:rsid w:val="00B30A25"/>
    <w:rsid w:val="00B30EE5"/>
    <w:rsid w:val="00B315E5"/>
    <w:rsid w:val="00B3258E"/>
    <w:rsid w:val="00B32669"/>
    <w:rsid w:val="00B32B21"/>
    <w:rsid w:val="00B32CCE"/>
    <w:rsid w:val="00B32DE8"/>
    <w:rsid w:val="00B33216"/>
    <w:rsid w:val="00B33713"/>
    <w:rsid w:val="00B337C8"/>
    <w:rsid w:val="00B33B6F"/>
    <w:rsid w:val="00B33EDB"/>
    <w:rsid w:val="00B347FF"/>
    <w:rsid w:val="00B3498B"/>
    <w:rsid w:val="00B34C76"/>
    <w:rsid w:val="00B361F0"/>
    <w:rsid w:val="00B369B7"/>
    <w:rsid w:val="00B36CD0"/>
    <w:rsid w:val="00B36D94"/>
    <w:rsid w:val="00B36ECC"/>
    <w:rsid w:val="00B36F48"/>
    <w:rsid w:val="00B400E2"/>
    <w:rsid w:val="00B4039C"/>
    <w:rsid w:val="00B409B9"/>
    <w:rsid w:val="00B40FF3"/>
    <w:rsid w:val="00B4118E"/>
    <w:rsid w:val="00B41ADD"/>
    <w:rsid w:val="00B41ADE"/>
    <w:rsid w:val="00B41DD4"/>
    <w:rsid w:val="00B42D0A"/>
    <w:rsid w:val="00B42F76"/>
    <w:rsid w:val="00B430C4"/>
    <w:rsid w:val="00B43224"/>
    <w:rsid w:val="00B43D1C"/>
    <w:rsid w:val="00B43E5C"/>
    <w:rsid w:val="00B452C4"/>
    <w:rsid w:val="00B45C43"/>
    <w:rsid w:val="00B466D0"/>
    <w:rsid w:val="00B46C91"/>
    <w:rsid w:val="00B46D2B"/>
    <w:rsid w:val="00B47402"/>
    <w:rsid w:val="00B50119"/>
    <w:rsid w:val="00B503A5"/>
    <w:rsid w:val="00B503E4"/>
    <w:rsid w:val="00B5052E"/>
    <w:rsid w:val="00B50549"/>
    <w:rsid w:val="00B505C5"/>
    <w:rsid w:val="00B516E4"/>
    <w:rsid w:val="00B51976"/>
    <w:rsid w:val="00B51A84"/>
    <w:rsid w:val="00B51AE8"/>
    <w:rsid w:val="00B51D8E"/>
    <w:rsid w:val="00B52171"/>
    <w:rsid w:val="00B52367"/>
    <w:rsid w:val="00B52586"/>
    <w:rsid w:val="00B52A3E"/>
    <w:rsid w:val="00B537FA"/>
    <w:rsid w:val="00B5432B"/>
    <w:rsid w:val="00B546DB"/>
    <w:rsid w:val="00B5492E"/>
    <w:rsid w:val="00B54A22"/>
    <w:rsid w:val="00B54CE5"/>
    <w:rsid w:val="00B553BD"/>
    <w:rsid w:val="00B55578"/>
    <w:rsid w:val="00B55656"/>
    <w:rsid w:val="00B5609E"/>
    <w:rsid w:val="00B564B9"/>
    <w:rsid w:val="00B56C38"/>
    <w:rsid w:val="00B575DC"/>
    <w:rsid w:val="00B576BC"/>
    <w:rsid w:val="00B57920"/>
    <w:rsid w:val="00B57932"/>
    <w:rsid w:val="00B579F2"/>
    <w:rsid w:val="00B605FB"/>
    <w:rsid w:val="00B60CA7"/>
    <w:rsid w:val="00B620F2"/>
    <w:rsid w:val="00B6247D"/>
    <w:rsid w:val="00B6294B"/>
    <w:rsid w:val="00B632BF"/>
    <w:rsid w:val="00B6399D"/>
    <w:rsid w:val="00B6497C"/>
    <w:rsid w:val="00B64C00"/>
    <w:rsid w:val="00B64E33"/>
    <w:rsid w:val="00B650E7"/>
    <w:rsid w:val="00B658F2"/>
    <w:rsid w:val="00B65C60"/>
    <w:rsid w:val="00B667FE"/>
    <w:rsid w:val="00B669EF"/>
    <w:rsid w:val="00B66CFA"/>
    <w:rsid w:val="00B6708F"/>
    <w:rsid w:val="00B67810"/>
    <w:rsid w:val="00B67BF0"/>
    <w:rsid w:val="00B7021F"/>
    <w:rsid w:val="00B70F0D"/>
    <w:rsid w:val="00B7107A"/>
    <w:rsid w:val="00B71510"/>
    <w:rsid w:val="00B71E71"/>
    <w:rsid w:val="00B72392"/>
    <w:rsid w:val="00B72EEF"/>
    <w:rsid w:val="00B731CD"/>
    <w:rsid w:val="00B734CA"/>
    <w:rsid w:val="00B73848"/>
    <w:rsid w:val="00B73E67"/>
    <w:rsid w:val="00B747FA"/>
    <w:rsid w:val="00B74D69"/>
    <w:rsid w:val="00B74FBB"/>
    <w:rsid w:val="00B7506E"/>
    <w:rsid w:val="00B758FB"/>
    <w:rsid w:val="00B76A29"/>
    <w:rsid w:val="00B76FC2"/>
    <w:rsid w:val="00B77690"/>
    <w:rsid w:val="00B77A14"/>
    <w:rsid w:val="00B77AD4"/>
    <w:rsid w:val="00B77C18"/>
    <w:rsid w:val="00B77C54"/>
    <w:rsid w:val="00B77C73"/>
    <w:rsid w:val="00B800DF"/>
    <w:rsid w:val="00B803C3"/>
    <w:rsid w:val="00B80A8C"/>
    <w:rsid w:val="00B80C78"/>
    <w:rsid w:val="00B80D16"/>
    <w:rsid w:val="00B80E2E"/>
    <w:rsid w:val="00B80E89"/>
    <w:rsid w:val="00B81129"/>
    <w:rsid w:val="00B81A0C"/>
    <w:rsid w:val="00B81CB2"/>
    <w:rsid w:val="00B81CD5"/>
    <w:rsid w:val="00B81F99"/>
    <w:rsid w:val="00B824DB"/>
    <w:rsid w:val="00B82D82"/>
    <w:rsid w:val="00B83316"/>
    <w:rsid w:val="00B8352F"/>
    <w:rsid w:val="00B83625"/>
    <w:rsid w:val="00B83F35"/>
    <w:rsid w:val="00B84054"/>
    <w:rsid w:val="00B8443E"/>
    <w:rsid w:val="00B84645"/>
    <w:rsid w:val="00B84EE2"/>
    <w:rsid w:val="00B852EC"/>
    <w:rsid w:val="00B85749"/>
    <w:rsid w:val="00B857E8"/>
    <w:rsid w:val="00B85BAC"/>
    <w:rsid w:val="00B85DA5"/>
    <w:rsid w:val="00B869B3"/>
    <w:rsid w:val="00B86D4E"/>
    <w:rsid w:val="00B87620"/>
    <w:rsid w:val="00B876AF"/>
    <w:rsid w:val="00B87FC2"/>
    <w:rsid w:val="00B87FCB"/>
    <w:rsid w:val="00B9012B"/>
    <w:rsid w:val="00B902BD"/>
    <w:rsid w:val="00B907A0"/>
    <w:rsid w:val="00B907BE"/>
    <w:rsid w:val="00B90CDE"/>
    <w:rsid w:val="00B90EF1"/>
    <w:rsid w:val="00B915D4"/>
    <w:rsid w:val="00B919BA"/>
    <w:rsid w:val="00B91DA8"/>
    <w:rsid w:val="00B921EE"/>
    <w:rsid w:val="00B927A6"/>
    <w:rsid w:val="00B92AE8"/>
    <w:rsid w:val="00B93602"/>
    <w:rsid w:val="00B9361A"/>
    <w:rsid w:val="00B93665"/>
    <w:rsid w:val="00B93696"/>
    <w:rsid w:val="00B93F1A"/>
    <w:rsid w:val="00B94038"/>
    <w:rsid w:val="00B940A8"/>
    <w:rsid w:val="00B94404"/>
    <w:rsid w:val="00B94EE6"/>
    <w:rsid w:val="00B9507B"/>
    <w:rsid w:val="00B954D7"/>
    <w:rsid w:val="00B95EBE"/>
    <w:rsid w:val="00B96669"/>
    <w:rsid w:val="00B9672A"/>
    <w:rsid w:val="00B96A2F"/>
    <w:rsid w:val="00B96F38"/>
    <w:rsid w:val="00B96FEE"/>
    <w:rsid w:val="00B97157"/>
    <w:rsid w:val="00B97C34"/>
    <w:rsid w:val="00BA0052"/>
    <w:rsid w:val="00BA0C08"/>
    <w:rsid w:val="00BA0DB6"/>
    <w:rsid w:val="00BA1BCE"/>
    <w:rsid w:val="00BA245D"/>
    <w:rsid w:val="00BA2970"/>
    <w:rsid w:val="00BA29F3"/>
    <w:rsid w:val="00BA2AAE"/>
    <w:rsid w:val="00BA3D13"/>
    <w:rsid w:val="00BA3D43"/>
    <w:rsid w:val="00BA402C"/>
    <w:rsid w:val="00BA46F9"/>
    <w:rsid w:val="00BA4901"/>
    <w:rsid w:val="00BA4B47"/>
    <w:rsid w:val="00BA4CEE"/>
    <w:rsid w:val="00BA4D7E"/>
    <w:rsid w:val="00BA5289"/>
    <w:rsid w:val="00BA529A"/>
    <w:rsid w:val="00BA56A4"/>
    <w:rsid w:val="00BA5852"/>
    <w:rsid w:val="00BA613D"/>
    <w:rsid w:val="00BA6682"/>
    <w:rsid w:val="00BA713F"/>
    <w:rsid w:val="00BB03C4"/>
    <w:rsid w:val="00BB048B"/>
    <w:rsid w:val="00BB0708"/>
    <w:rsid w:val="00BB0889"/>
    <w:rsid w:val="00BB08FB"/>
    <w:rsid w:val="00BB09F0"/>
    <w:rsid w:val="00BB0F68"/>
    <w:rsid w:val="00BB15C2"/>
    <w:rsid w:val="00BB1624"/>
    <w:rsid w:val="00BB1677"/>
    <w:rsid w:val="00BB1833"/>
    <w:rsid w:val="00BB1905"/>
    <w:rsid w:val="00BB264A"/>
    <w:rsid w:val="00BB26EB"/>
    <w:rsid w:val="00BB309E"/>
    <w:rsid w:val="00BB3425"/>
    <w:rsid w:val="00BB3999"/>
    <w:rsid w:val="00BB39ED"/>
    <w:rsid w:val="00BB3CAD"/>
    <w:rsid w:val="00BB5213"/>
    <w:rsid w:val="00BB58FB"/>
    <w:rsid w:val="00BB63EF"/>
    <w:rsid w:val="00BB67EB"/>
    <w:rsid w:val="00BB6EF3"/>
    <w:rsid w:val="00BB760F"/>
    <w:rsid w:val="00BB7C2E"/>
    <w:rsid w:val="00BB7CF6"/>
    <w:rsid w:val="00BC1340"/>
    <w:rsid w:val="00BC20A5"/>
    <w:rsid w:val="00BC21DB"/>
    <w:rsid w:val="00BC2422"/>
    <w:rsid w:val="00BC25D9"/>
    <w:rsid w:val="00BC27A6"/>
    <w:rsid w:val="00BC2F14"/>
    <w:rsid w:val="00BC36E9"/>
    <w:rsid w:val="00BC3D18"/>
    <w:rsid w:val="00BC3DEC"/>
    <w:rsid w:val="00BC3F0C"/>
    <w:rsid w:val="00BC47B8"/>
    <w:rsid w:val="00BC5599"/>
    <w:rsid w:val="00BC5742"/>
    <w:rsid w:val="00BC5852"/>
    <w:rsid w:val="00BC5DE9"/>
    <w:rsid w:val="00BC67CC"/>
    <w:rsid w:val="00BC68B7"/>
    <w:rsid w:val="00BC6B7E"/>
    <w:rsid w:val="00BC6CB2"/>
    <w:rsid w:val="00BC6EA3"/>
    <w:rsid w:val="00BC6FA7"/>
    <w:rsid w:val="00BC74AC"/>
    <w:rsid w:val="00BC74EB"/>
    <w:rsid w:val="00BC7657"/>
    <w:rsid w:val="00BC7A6E"/>
    <w:rsid w:val="00BC7FA7"/>
    <w:rsid w:val="00BD02AB"/>
    <w:rsid w:val="00BD0408"/>
    <w:rsid w:val="00BD043B"/>
    <w:rsid w:val="00BD05D2"/>
    <w:rsid w:val="00BD0AB7"/>
    <w:rsid w:val="00BD1CBD"/>
    <w:rsid w:val="00BD28B3"/>
    <w:rsid w:val="00BD2BC4"/>
    <w:rsid w:val="00BD2D55"/>
    <w:rsid w:val="00BD3186"/>
    <w:rsid w:val="00BD320B"/>
    <w:rsid w:val="00BD37D1"/>
    <w:rsid w:val="00BD3A9F"/>
    <w:rsid w:val="00BD4D78"/>
    <w:rsid w:val="00BD5438"/>
    <w:rsid w:val="00BD5794"/>
    <w:rsid w:val="00BD58FA"/>
    <w:rsid w:val="00BD649E"/>
    <w:rsid w:val="00BD6C6F"/>
    <w:rsid w:val="00BD723A"/>
    <w:rsid w:val="00BD7458"/>
    <w:rsid w:val="00BD7984"/>
    <w:rsid w:val="00BE04A4"/>
    <w:rsid w:val="00BE061D"/>
    <w:rsid w:val="00BE10CA"/>
    <w:rsid w:val="00BE1D5A"/>
    <w:rsid w:val="00BE1DE2"/>
    <w:rsid w:val="00BE23A5"/>
    <w:rsid w:val="00BE2C17"/>
    <w:rsid w:val="00BE3EE6"/>
    <w:rsid w:val="00BE4039"/>
    <w:rsid w:val="00BE4746"/>
    <w:rsid w:val="00BE492B"/>
    <w:rsid w:val="00BE4AF2"/>
    <w:rsid w:val="00BE507D"/>
    <w:rsid w:val="00BE5110"/>
    <w:rsid w:val="00BE577F"/>
    <w:rsid w:val="00BE5B45"/>
    <w:rsid w:val="00BE6848"/>
    <w:rsid w:val="00BE6A6E"/>
    <w:rsid w:val="00BE7480"/>
    <w:rsid w:val="00BE7580"/>
    <w:rsid w:val="00BE77EF"/>
    <w:rsid w:val="00BF0258"/>
    <w:rsid w:val="00BF04A7"/>
    <w:rsid w:val="00BF0934"/>
    <w:rsid w:val="00BF12B2"/>
    <w:rsid w:val="00BF14EF"/>
    <w:rsid w:val="00BF20E0"/>
    <w:rsid w:val="00BF2128"/>
    <w:rsid w:val="00BF27A7"/>
    <w:rsid w:val="00BF30F5"/>
    <w:rsid w:val="00BF399E"/>
    <w:rsid w:val="00BF3A04"/>
    <w:rsid w:val="00BF3A52"/>
    <w:rsid w:val="00BF3ABC"/>
    <w:rsid w:val="00BF3C39"/>
    <w:rsid w:val="00BF41AE"/>
    <w:rsid w:val="00BF4626"/>
    <w:rsid w:val="00BF4A11"/>
    <w:rsid w:val="00BF4E67"/>
    <w:rsid w:val="00BF5045"/>
    <w:rsid w:val="00BF5698"/>
    <w:rsid w:val="00BF5C13"/>
    <w:rsid w:val="00BF6501"/>
    <w:rsid w:val="00BF70FC"/>
    <w:rsid w:val="00C00B03"/>
    <w:rsid w:val="00C00B3A"/>
    <w:rsid w:val="00C00F4E"/>
    <w:rsid w:val="00C01CCC"/>
    <w:rsid w:val="00C027F0"/>
    <w:rsid w:val="00C028AC"/>
    <w:rsid w:val="00C02F77"/>
    <w:rsid w:val="00C0316C"/>
    <w:rsid w:val="00C032C8"/>
    <w:rsid w:val="00C0359E"/>
    <w:rsid w:val="00C035D7"/>
    <w:rsid w:val="00C038A1"/>
    <w:rsid w:val="00C038F1"/>
    <w:rsid w:val="00C039BB"/>
    <w:rsid w:val="00C03B8B"/>
    <w:rsid w:val="00C03D49"/>
    <w:rsid w:val="00C043A7"/>
    <w:rsid w:val="00C057B5"/>
    <w:rsid w:val="00C05AD3"/>
    <w:rsid w:val="00C05F42"/>
    <w:rsid w:val="00C06CFA"/>
    <w:rsid w:val="00C06ECE"/>
    <w:rsid w:val="00C06EEE"/>
    <w:rsid w:val="00C07B8E"/>
    <w:rsid w:val="00C10596"/>
    <w:rsid w:val="00C10A11"/>
    <w:rsid w:val="00C10AB5"/>
    <w:rsid w:val="00C10C4F"/>
    <w:rsid w:val="00C12AC7"/>
    <w:rsid w:val="00C12C9B"/>
    <w:rsid w:val="00C1395B"/>
    <w:rsid w:val="00C13F1C"/>
    <w:rsid w:val="00C142E9"/>
    <w:rsid w:val="00C14734"/>
    <w:rsid w:val="00C14D79"/>
    <w:rsid w:val="00C16842"/>
    <w:rsid w:val="00C16A55"/>
    <w:rsid w:val="00C16E87"/>
    <w:rsid w:val="00C1715B"/>
    <w:rsid w:val="00C171FA"/>
    <w:rsid w:val="00C17340"/>
    <w:rsid w:val="00C17725"/>
    <w:rsid w:val="00C2028B"/>
    <w:rsid w:val="00C204FC"/>
    <w:rsid w:val="00C20977"/>
    <w:rsid w:val="00C209C8"/>
    <w:rsid w:val="00C211CE"/>
    <w:rsid w:val="00C21B60"/>
    <w:rsid w:val="00C22640"/>
    <w:rsid w:val="00C2266E"/>
    <w:rsid w:val="00C22BD5"/>
    <w:rsid w:val="00C230EF"/>
    <w:rsid w:val="00C23166"/>
    <w:rsid w:val="00C23433"/>
    <w:rsid w:val="00C2360A"/>
    <w:rsid w:val="00C2379C"/>
    <w:rsid w:val="00C23EA6"/>
    <w:rsid w:val="00C24383"/>
    <w:rsid w:val="00C244E3"/>
    <w:rsid w:val="00C251CD"/>
    <w:rsid w:val="00C2564A"/>
    <w:rsid w:val="00C25B2A"/>
    <w:rsid w:val="00C26201"/>
    <w:rsid w:val="00C263B0"/>
    <w:rsid w:val="00C26B33"/>
    <w:rsid w:val="00C2721E"/>
    <w:rsid w:val="00C27289"/>
    <w:rsid w:val="00C27745"/>
    <w:rsid w:val="00C27B58"/>
    <w:rsid w:val="00C27C19"/>
    <w:rsid w:val="00C27F62"/>
    <w:rsid w:val="00C3040A"/>
    <w:rsid w:val="00C30766"/>
    <w:rsid w:val="00C3079C"/>
    <w:rsid w:val="00C307D4"/>
    <w:rsid w:val="00C313A7"/>
    <w:rsid w:val="00C326FA"/>
    <w:rsid w:val="00C3282B"/>
    <w:rsid w:val="00C332D3"/>
    <w:rsid w:val="00C339B1"/>
    <w:rsid w:val="00C34659"/>
    <w:rsid w:val="00C34A0D"/>
    <w:rsid w:val="00C34B6A"/>
    <w:rsid w:val="00C3510C"/>
    <w:rsid w:val="00C35160"/>
    <w:rsid w:val="00C35177"/>
    <w:rsid w:val="00C351F3"/>
    <w:rsid w:val="00C355BD"/>
    <w:rsid w:val="00C355D1"/>
    <w:rsid w:val="00C357D9"/>
    <w:rsid w:val="00C3583D"/>
    <w:rsid w:val="00C359C7"/>
    <w:rsid w:val="00C361DE"/>
    <w:rsid w:val="00C37661"/>
    <w:rsid w:val="00C40147"/>
    <w:rsid w:val="00C403D4"/>
    <w:rsid w:val="00C4065F"/>
    <w:rsid w:val="00C406CD"/>
    <w:rsid w:val="00C4144C"/>
    <w:rsid w:val="00C422C2"/>
    <w:rsid w:val="00C42A98"/>
    <w:rsid w:val="00C42C44"/>
    <w:rsid w:val="00C42FF5"/>
    <w:rsid w:val="00C43F73"/>
    <w:rsid w:val="00C44139"/>
    <w:rsid w:val="00C44392"/>
    <w:rsid w:val="00C44408"/>
    <w:rsid w:val="00C44468"/>
    <w:rsid w:val="00C44526"/>
    <w:rsid w:val="00C4460C"/>
    <w:rsid w:val="00C45A45"/>
    <w:rsid w:val="00C45FA9"/>
    <w:rsid w:val="00C46C51"/>
    <w:rsid w:val="00C47113"/>
    <w:rsid w:val="00C4794B"/>
    <w:rsid w:val="00C47E45"/>
    <w:rsid w:val="00C47F41"/>
    <w:rsid w:val="00C502FA"/>
    <w:rsid w:val="00C506CD"/>
    <w:rsid w:val="00C50B43"/>
    <w:rsid w:val="00C51180"/>
    <w:rsid w:val="00C511B2"/>
    <w:rsid w:val="00C51992"/>
    <w:rsid w:val="00C51E88"/>
    <w:rsid w:val="00C524D6"/>
    <w:rsid w:val="00C5309A"/>
    <w:rsid w:val="00C532A6"/>
    <w:rsid w:val="00C53AB4"/>
    <w:rsid w:val="00C543F3"/>
    <w:rsid w:val="00C544AB"/>
    <w:rsid w:val="00C54D35"/>
    <w:rsid w:val="00C55673"/>
    <w:rsid w:val="00C561E5"/>
    <w:rsid w:val="00C56E2C"/>
    <w:rsid w:val="00C5700F"/>
    <w:rsid w:val="00C574B4"/>
    <w:rsid w:val="00C600D7"/>
    <w:rsid w:val="00C6019B"/>
    <w:rsid w:val="00C603B0"/>
    <w:rsid w:val="00C621E9"/>
    <w:rsid w:val="00C626A7"/>
    <w:rsid w:val="00C6307C"/>
    <w:rsid w:val="00C63480"/>
    <w:rsid w:val="00C63724"/>
    <w:rsid w:val="00C6407C"/>
    <w:rsid w:val="00C64AC1"/>
    <w:rsid w:val="00C6533F"/>
    <w:rsid w:val="00C6535A"/>
    <w:rsid w:val="00C65855"/>
    <w:rsid w:val="00C6592F"/>
    <w:rsid w:val="00C6615C"/>
    <w:rsid w:val="00C66649"/>
    <w:rsid w:val="00C67270"/>
    <w:rsid w:val="00C67663"/>
    <w:rsid w:val="00C67A37"/>
    <w:rsid w:val="00C67B1D"/>
    <w:rsid w:val="00C70067"/>
    <w:rsid w:val="00C7060F"/>
    <w:rsid w:val="00C70C71"/>
    <w:rsid w:val="00C70E8D"/>
    <w:rsid w:val="00C717AE"/>
    <w:rsid w:val="00C71E57"/>
    <w:rsid w:val="00C71E89"/>
    <w:rsid w:val="00C7291B"/>
    <w:rsid w:val="00C73028"/>
    <w:rsid w:val="00C731EA"/>
    <w:rsid w:val="00C73340"/>
    <w:rsid w:val="00C73B58"/>
    <w:rsid w:val="00C747DE"/>
    <w:rsid w:val="00C751A2"/>
    <w:rsid w:val="00C75225"/>
    <w:rsid w:val="00C75646"/>
    <w:rsid w:val="00C75DF6"/>
    <w:rsid w:val="00C75F53"/>
    <w:rsid w:val="00C7675B"/>
    <w:rsid w:val="00C7682E"/>
    <w:rsid w:val="00C770C5"/>
    <w:rsid w:val="00C7757F"/>
    <w:rsid w:val="00C775F0"/>
    <w:rsid w:val="00C77B4B"/>
    <w:rsid w:val="00C80B2E"/>
    <w:rsid w:val="00C80F30"/>
    <w:rsid w:val="00C80FEE"/>
    <w:rsid w:val="00C81318"/>
    <w:rsid w:val="00C8207F"/>
    <w:rsid w:val="00C823E8"/>
    <w:rsid w:val="00C82520"/>
    <w:rsid w:val="00C82929"/>
    <w:rsid w:val="00C82E5B"/>
    <w:rsid w:val="00C82FC7"/>
    <w:rsid w:val="00C83743"/>
    <w:rsid w:val="00C83E28"/>
    <w:rsid w:val="00C84B53"/>
    <w:rsid w:val="00C85BC5"/>
    <w:rsid w:val="00C86756"/>
    <w:rsid w:val="00C872C3"/>
    <w:rsid w:val="00C87729"/>
    <w:rsid w:val="00C902A9"/>
    <w:rsid w:val="00C9044D"/>
    <w:rsid w:val="00C9104B"/>
    <w:rsid w:val="00C9109F"/>
    <w:rsid w:val="00C911EC"/>
    <w:rsid w:val="00C9154A"/>
    <w:rsid w:val="00C91EF7"/>
    <w:rsid w:val="00C92098"/>
    <w:rsid w:val="00C92891"/>
    <w:rsid w:val="00C92962"/>
    <w:rsid w:val="00C92C84"/>
    <w:rsid w:val="00C930E2"/>
    <w:rsid w:val="00C931C8"/>
    <w:rsid w:val="00C94A2D"/>
    <w:rsid w:val="00C94A88"/>
    <w:rsid w:val="00C94CD5"/>
    <w:rsid w:val="00C9539C"/>
    <w:rsid w:val="00C95DC9"/>
    <w:rsid w:val="00C97563"/>
    <w:rsid w:val="00C97CE8"/>
    <w:rsid w:val="00C97D02"/>
    <w:rsid w:val="00CA012B"/>
    <w:rsid w:val="00CA0754"/>
    <w:rsid w:val="00CA0AB4"/>
    <w:rsid w:val="00CA0CEE"/>
    <w:rsid w:val="00CA0FB7"/>
    <w:rsid w:val="00CA102C"/>
    <w:rsid w:val="00CA1166"/>
    <w:rsid w:val="00CA13AA"/>
    <w:rsid w:val="00CA1488"/>
    <w:rsid w:val="00CA14D1"/>
    <w:rsid w:val="00CA2505"/>
    <w:rsid w:val="00CA2B45"/>
    <w:rsid w:val="00CA2D1C"/>
    <w:rsid w:val="00CA2EC6"/>
    <w:rsid w:val="00CA3832"/>
    <w:rsid w:val="00CA3893"/>
    <w:rsid w:val="00CA3D00"/>
    <w:rsid w:val="00CA3D5B"/>
    <w:rsid w:val="00CA42DC"/>
    <w:rsid w:val="00CA4358"/>
    <w:rsid w:val="00CA4C90"/>
    <w:rsid w:val="00CA51D5"/>
    <w:rsid w:val="00CA51F9"/>
    <w:rsid w:val="00CA5876"/>
    <w:rsid w:val="00CA5B00"/>
    <w:rsid w:val="00CA5C42"/>
    <w:rsid w:val="00CA5FE8"/>
    <w:rsid w:val="00CA6229"/>
    <w:rsid w:val="00CA6240"/>
    <w:rsid w:val="00CA6884"/>
    <w:rsid w:val="00CA6D98"/>
    <w:rsid w:val="00CA71F3"/>
    <w:rsid w:val="00CA7EB5"/>
    <w:rsid w:val="00CB0313"/>
    <w:rsid w:val="00CB0B05"/>
    <w:rsid w:val="00CB18BF"/>
    <w:rsid w:val="00CB18C9"/>
    <w:rsid w:val="00CB1AE5"/>
    <w:rsid w:val="00CB1BB9"/>
    <w:rsid w:val="00CB210F"/>
    <w:rsid w:val="00CB237D"/>
    <w:rsid w:val="00CB4A52"/>
    <w:rsid w:val="00CB5104"/>
    <w:rsid w:val="00CB525E"/>
    <w:rsid w:val="00CB5389"/>
    <w:rsid w:val="00CB53A1"/>
    <w:rsid w:val="00CB6553"/>
    <w:rsid w:val="00CB7143"/>
    <w:rsid w:val="00CB784B"/>
    <w:rsid w:val="00CB7AD0"/>
    <w:rsid w:val="00CC0038"/>
    <w:rsid w:val="00CC0151"/>
    <w:rsid w:val="00CC0659"/>
    <w:rsid w:val="00CC07DB"/>
    <w:rsid w:val="00CC0AFF"/>
    <w:rsid w:val="00CC0B5E"/>
    <w:rsid w:val="00CC1085"/>
    <w:rsid w:val="00CC18D4"/>
    <w:rsid w:val="00CC2CBD"/>
    <w:rsid w:val="00CC34F1"/>
    <w:rsid w:val="00CC3A9B"/>
    <w:rsid w:val="00CC3BD2"/>
    <w:rsid w:val="00CC3EB7"/>
    <w:rsid w:val="00CC47DF"/>
    <w:rsid w:val="00CC4EDA"/>
    <w:rsid w:val="00CC4F4A"/>
    <w:rsid w:val="00CC5CAC"/>
    <w:rsid w:val="00CC689C"/>
    <w:rsid w:val="00CC68BD"/>
    <w:rsid w:val="00CC6A11"/>
    <w:rsid w:val="00CC6B90"/>
    <w:rsid w:val="00CC7233"/>
    <w:rsid w:val="00CC76E2"/>
    <w:rsid w:val="00CD0336"/>
    <w:rsid w:val="00CD0B0B"/>
    <w:rsid w:val="00CD0D68"/>
    <w:rsid w:val="00CD1194"/>
    <w:rsid w:val="00CD11F8"/>
    <w:rsid w:val="00CD1282"/>
    <w:rsid w:val="00CD13BD"/>
    <w:rsid w:val="00CD1649"/>
    <w:rsid w:val="00CD167C"/>
    <w:rsid w:val="00CD1683"/>
    <w:rsid w:val="00CD16C1"/>
    <w:rsid w:val="00CD2018"/>
    <w:rsid w:val="00CD2492"/>
    <w:rsid w:val="00CD2539"/>
    <w:rsid w:val="00CD28DB"/>
    <w:rsid w:val="00CD2D10"/>
    <w:rsid w:val="00CD353B"/>
    <w:rsid w:val="00CD3796"/>
    <w:rsid w:val="00CD3958"/>
    <w:rsid w:val="00CD3EFD"/>
    <w:rsid w:val="00CD5CEF"/>
    <w:rsid w:val="00CD618C"/>
    <w:rsid w:val="00CD6A8C"/>
    <w:rsid w:val="00CD6D09"/>
    <w:rsid w:val="00CD7510"/>
    <w:rsid w:val="00CD7544"/>
    <w:rsid w:val="00CD79EC"/>
    <w:rsid w:val="00CD7CAB"/>
    <w:rsid w:val="00CE0026"/>
    <w:rsid w:val="00CE0E0E"/>
    <w:rsid w:val="00CE16B7"/>
    <w:rsid w:val="00CE1E65"/>
    <w:rsid w:val="00CE21C4"/>
    <w:rsid w:val="00CE2313"/>
    <w:rsid w:val="00CE2348"/>
    <w:rsid w:val="00CE2753"/>
    <w:rsid w:val="00CE2BCA"/>
    <w:rsid w:val="00CE308F"/>
    <w:rsid w:val="00CE35E2"/>
    <w:rsid w:val="00CE3678"/>
    <w:rsid w:val="00CE3D66"/>
    <w:rsid w:val="00CE3DDE"/>
    <w:rsid w:val="00CE43BE"/>
    <w:rsid w:val="00CE47B9"/>
    <w:rsid w:val="00CE47C4"/>
    <w:rsid w:val="00CE4894"/>
    <w:rsid w:val="00CE56E6"/>
    <w:rsid w:val="00CE5D59"/>
    <w:rsid w:val="00CE609E"/>
    <w:rsid w:val="00CE60B3"/>
    <w:rsid w:val="00CE6195"/>
    <w:rsid w:val="00CE6231"/>
    <w:rsid w:val="00CE6496"/>
    <w:rsid w:val="00CE66BE"/>
    <w:rsid w:val="00CE67E0"/>
    <w:rsid w:val="00CE6AD6"/>
    <w:rsid w:val="00CE6C31"/>
    <w:rsid w:val="00CE6F08"/>
    <w:rsid w:val="00CE73ED"/>
    <w:rsid w:val="00CE7BAA"/>
    <w:rsid w:val="00CF0122"/>
    <w:rsid w:val="00CF0144"/>
    <w:rsid w:val="00CF027C"/>
    <w:rsid w:val="00CF02D5"/>
    <w:rsid w:val="00CF0FC4"/>
    <w:rsid w:val="00CF1514"/>
    <w:rsid w:val="00CF1598"/>
    <w:rsid w:val="00CF1B83"/>
    <w:rsid w:val="00CF1E23"/>
    <w:rsid w:val="00CF21F1"/>
    <w:rsid w:val="00CF245F"/>
    <w:rsid w:val="00CF278D"/>
    <w:rsid w:val="00CF2E99"/>
    <w:rsid w:val="00CF2EEE"/>
    <w:rsid w:val="00CF42CB"/>
    <w:rsid w:val="00CF4319"/>
    <w:rsid w:val="00CF4372"/>
    <w:rsid w:val="00CF4988"/>
    <w:rsid w:val="00CF4B91"/>
    <w:rsid w:val="00CF53C6"/>
    <w:rsid w:val="00CF5EE3"/>
    <w:rsid w:val="00CF5FB8"/>
    <w:rsid w:val="00CF6773"/>
    <w:rsid w:val="00CF694D"/>
    <w:rsid w:val="00CF6B77"/>
    <w:rsid w:val="00CF7742"/>
    <w:rsid w:val="00CF7DC8"/>
    <w:rsid w:val="00D000E1"/>
    <w:rsid w:val="00D004AC"/>
    <w:rsid w:val="00D00D55"/>
    <w:rsid w:val="00D00E99"/>
    <w:rsid w:val="00D010ED"/>
    <w:rsid w:val="00D01346"/>
    <w:rsid w:val="00D019E8"/>
    <w:rsid w:val="00D01A84"/>
    <w:rsid w:val="00D01B25"/>
    <w:rsid w:val="00D0243A"/>
    <w:rsid w:val="00D025D7"/>
    <w:rsid w:val="00D026D6"/>
    <w:rsid w:val="00D034D1"/>
    <w:rsid w:val="00D03FFF"/>
    <w:rsid w:val="00D048BD"/>
    <w:rsid w:val="00D04A49"/>
    <w:rsid w:val="00D04C06"/>
    <w:rsid w:val="00D05617"/>
    <w:rsid w:val="00D0589E"/>
    <w:rsid w:val="00D05F4E"/>
    <w:rsid w:val="00D06253"/>
    <w:rsid w:val="00D064A9"/>
    <w:rsid w:val="00D06810"/>
    <w:rsid w:val="00D06B04"/>
    <w:rsid w:val="00D07A2E"/>
    <w:rsid w:val="00D07C46"/>
    <w:rsid w:val="00D10086"/>
    <w:rsid w:val="00D1093E"/>
    <w:rsid w:val="00D10F63"/>
    <w:rsid w:val="00D10F8A"/>
    <w:rsid w:val="00D1141B"/>
    <w:rsid w:val="00D11656"/>
    <w:rsid w:val="00D11F92"/>
    <w:rsid w:val="00D129AE"/>
    <w:rsid w:val="00D12EBF"/>
    <w:rsid w:val="00D12FB8"/>
    <w:rsid w:val="00D13B7D"/>
    <w:rsid w:val="00D13BB6"/>
    <w:rsid w:val="00D143E9"/>
    <w:rsid w:val="00D14CDC"/>
    <w:rsid w:val="00D1535C"/>
    <w:rsid w:val="00D16103"/>
    <w:rsid w:val="00D16275"/>
    <w:rsid w:val="00D1769A"/>
    <w:rsid w:val="00D17A2F"/>
    <w:rsid w:val="00D17BEC"/>
    <w:rsid w:val="00D2044B"/>
    <w:rsid w:val="00D20CD4"/>
    <w:rsid w:val="00D210FB"/>
    <w:rsid w:val="00D21272"/>
    <w:rsid w:val="00D221E2"/>
    <w:rsid w:val="00D2288E"/>
    <w:rsid w:val="00D22E96"/>
    <w:rsid w:val="00D2305E"/>
    <w:rsid w:val="00D23403"/>
    <w:rsid w:val="00D23550"/>
    <w:rsid w:val="00D23A85"/>
    <w:rsid w:val="00D23BBF"/>
    <w:rsid w:val="00D2444C"/>
    <w:rsid w:val="00D248C2"/>
    <w:rsid w:val="00D248CD"/>
    <w:rsid w:val="00D25168"/>
    <w:rsid w:val="00D2521C"/>
    <w:rsid w:val="00D254F5"/>
    <w:rsid w:val="00D258F9"/>
    <w:rsid w:val="00D26057"/>
    <w:rsid w:val="00D26545"/>
    <w:rsid w:val="00D267C9"/>
    <w:rsid w:val="00D26EC7"/>
    <w:rsid w:val="00D27F81"/>
    <w:rsid w:val="00D30361"/>
    <w:rsid w:val="00D30783"/>
    <w:rsid w:val="00D3126F"/>
    <w:rsid w:val="00D3131F"/>
    <w:rsid w:val="00D3172F"/>
    <w:rsid w:val="00D32214"/>
    <w:rsid w:val="00D3273E"/>
    <w:rsid w:val="00D32AE0"/>
    <w:rsid w:val="00D32C6B"/>
    <w:rsid w:val="00D32DE3"/>
    <w:rsid w:val="00D32DE6"/>
    <w:rsid w:val="00D332DA"/>
    <w:rsid w:val="00D338A5"/>
    <w:rsid w:val="00D33D35"/>
    <w:rsid w:val="00D340DE"/>
    <w:rsid w:val="00D35A46"/>
    <w:rsid w:val="00D36702"/>
    <w:rsid w:val="00D36A9D"/>
    <w:rsid w:val="00D36F7C"/>
    <w:rsid w:val="00D3702E"/>
    <w:rsid w:val="00D37132"/>
    <w:rsid w:val="00D37563"/>
    <w:rsid w:val="00D3763A"/>
    <w:rsid w:val="00D3782E"/>
    <w:rsid w:val="00D37B31"/>
    <w:rsid w:val="00D37C87"/>
    <w:rsid w:val="00D37DA8"/>
    <w:rsid w:val="00D37E3E"/>
    <w:rsid w:val="00D404B3"/>
    <w:rsid w:val="00D412DB"/>
    <w:rsid w:val="00D41D58"/>
    <w:rsid w:val="00D42E51"/>
    <w:rsid w:val="00D43215"/>
    <w:rsid w:val="00D437F0"/>
    <w:rsid w:val="00D43881"/>
    <w:rsid w:val="00D439BA"/>
    <w:rsid w:val="00D44170"/>
    <w:rsid w:val="00D44855"/>
    <w:rsid w:val="00D44A5D"/>
    <w:rsid w:val="00D44BA2"/>
    <w:rsid w:val="00D45000"/>
    <w:rsid w:val="00D45BC8"/>
    <w:rsid w:val="00D45F87"/>
    <w:rsid w:val="00D46918"/>
    <w:rsid w:val="00D46B86"/>
    <w:rsid w:val="00D46C10"/>
    <w:rsid w:val="00D4757E"/>
    <w:rsid w:val="00D476F6"/>
    <w:rsid w:val="00D47F83"/>
    <w:rsid w:val="00D4FAA5"/>
    <w:rsid w:val="00D50F46"/>
    <w:rsid w:val="00D51AE9"/>
    <w:rsid w:val="00D51E1A"/>
    <w:rsid w:val="00D51F2A"/>
    <w:rsid w:val="00D52134"/>
    <w:rsid w:val="00D52C08"/>
    <w:rsid w:val="00D52F4A"/>
    <w:rsid w:val="00D53384"/>
    <w:rsid w:val="00D53589"/>
    <w:rsid w:val="00D53614"/>
    <w:rsid w:val="00D5368C"/>
    <w:rsid w:val="00D5393C"/>
    <w:rsid w:val="00D53B51"/>
    <w:rsid w:val="00D53B54"/>
    <w:rsid w:val="00D53FE4"/>
    <w:rsid w:val="00D540DD"/>
    <w:rsid w:val="00D54101"/>
    <w:rsid w:val="00D5505F"/>
    <w:rsid w:val="00D553A5"/>
    <w:rsid w:val="00D553D7"/>
    <w:rsid w:val="00D5562D"/>
    <w:rsid w:val="00D557F3"/>
    <w:rsid w:val="00D55B36"/>
    <w:rsid w:val="00D55B7C"/>
    <w:rsid w:val="00D561F2"/>
    <w:rsid w:val="00D566FA"/>
    <w:rsid w:val="00D567FE"/>
    <w:rsid w:val="00D56C5F"/>
    <w:rsid w:val="00D57311"/>
    <w:rsid w:val="00D6002B"/>
    <w:rsid w:val="00D60AA6"/>
    <w:rsid w:val="00D60BB5"/>
    <w:rsid w:val="00D60E0D"/>
    <w:rsid w:val="00D60FAB"/>
    <w:rsid w:val="00D60FB9"/>
    <w:rsid w:val="00D616B1"/>
    <w:rsid w:val="00D61CF3"/>
    <w:rsid w:val="00D61F1C"/>
    <w:rsid w:val="00D6262F"/>
    <w:rsid w:val="00D62D1F"/>
    <w:rsid w:val="00D62DF0"/>
    <w:rsid w:val="00D6379D"/>
    <w:rsid w:val="00D63A4C"/>
    <w:rsid w:val="00D63C9F"/>
    <w:rsid w:val="00D64355"/>
    <w:rsid w:val="00D64505"/>
    <w:rsid w:val="00D645DA"/>
    <w:rsid w:val="00D64649"/>
    <w:rsid w:val="00D64882"/>
    <w:rsid w:val="00D64EC2"/>
    <w:rsid w:val="00D652E8"/>
    <w:rsid w:val="00D65581"/>
    <w:rsid w:val="00D658CA"/>
    <w:rsid w:val="00D658F4"/>
    <w:rsid w:val="00D65B08"/>
    <w:rsid w:val="00D65D59"/>
    <w:rsid w:val="00D664CA"/>
    <w:rsid w:val="00D66565"/>
    <w:rsid w:val="00D66666"/>
    <w:rsid w:val="00D66979"/>
    <w:rsid w:val="00D67085"/>
    <w:rsid w:val="00D671E1"/>
    <w:rsid w:val="00D67745"/>
    <w:rsid w:val="00D67E61"/>
    <w:rsid w:val="00D67F58"/>
    <w:rsid w:val="00D7124A"/>
    <w:rsid w:val="00D712DA"/>
    <w:rsid w:val="00D713C3"/>
    <w:rsid w:val="00D719FA"/>
    <w:rsid w:val="00D72DC0"/>
    <w:rsid w:val="00D72EB7"/>
    <w:rsid w:val="00D736E3"/>
    <w:rsid w:val="00D73D3C"/>
    <w:rsid w:val="00D73E97"/>
    <w:rsid w:val="00D74016"/>
    <w:rsid w:val="00D740E8"/>
    <w:rsid w:val="00D746C0"/>
    <w:rsid w:val="00D74A29"/>
    <w:rsid w:val="00D751F1"/>
    <w:rsid w:val="00D75277"/>
    <w:rsid w:val="00D753A6"/>
    <w:rsid w:val="00D75646"/>
    <w:rsid w:val="00D75C18"/>
    <w:rsid w:val="00D75C5D"/>
    <w:rsid w:val="00D76E44"/>
    <w:rsid w:val="00D76E72"/>
    <w:rsid w:val="00D77AE9"/>
    <w:rsid w:val="00D80164"/>
    <w:rsid w:val="00D80705"/>
    <w:rsid w:val="00D808C3"/>
    <w:rsid w:val="00D822C5"/>
    <w:rsid w:val="00D82393"/>
    <w:rsid w:val="00D82521"/>
    <w:rsid w:val="00D82523"/>
    <w:rsid w:val="00D828E2"/>
    <w:rsid w:val="00D82948"/>
    <w:rsid w:val="00D829DA"/>
    <w:rsid w:val="00D82C80"/>
    <w:rsid w:val="00D83494"/>
    <w:rsid w:val="00D834B5"/>
    <w:rsid w:val="00D83CD2"/>
    <w:rsid w:val="00D845F7"/>
    <w:rsid w:val="00D84E4D"/>
    <w:rsid w:val="00D85033"/>
    <w:rsid w:val="00D852C2"/>
    <w:rsid w:val="00D85DBD"/>
    <w:rsid w:val="00D87598"/>
    <w:rsid w:val="00D8789A"/>
    <w:rsid w:val="00D87B25"/>
    <w:rsid w:val="00D87C7D"/>
    <w:rsid w:val="00D87F9E"/>
    <w:rsid w:val="00D9092F"/>
    <w:rsid w:val="00D90A5D"/>
    <w:rsid w:val="00D90E58"/>
    <w:rsid w:val="00D90FEC"/>
    <w:rsid w:val="00D91114"/>
    <w:rsid w:val="00D911C6"/>
    <w:rsid w:val="00D91D65"/>
    <w:rsid w:val="00D921C1"/>
    <w:rsid w:val="00D92661"/>
    <w:rsid w:val="00D92842"/>
    <w:rsid w:val="00D93D14"/>
    <w:rsid w:val="00D94321"/>
    <w:rsid w:val="00D948FF"/>
    <w:rsid w:val="00D956C1"/>
    <w:rsid w:val="00D95764"/>
    <w:rsid w:val="00D95D71"/>
    <w:rsid w:val="00D95D94"/>
    <w:rsid w:val="00D95EA5"/>
    <w:rsid w:val="00D96931"/>
    <w:rsid w:val="00D96BE9"/>
    <w:rsid w:val="00D97786"/>
    <w:rsid w:val="00D978E8"/>
    <w:rsid w:val="00D97956"/>
    <w:rsid w:val="00D97A05"/>
    <w:rsid w:val="00DA009B"/>
    <w:rsid w:val="00DA00B4"/>
    <w:rsid w:val="00DA0B00"/>
    <w:rsid w:val="00DA0E47"/>
    <w:rsid w:val="00DA16A7"/>
    <w:rsid w:val="00DA1C8A"/>
    <w:rsid w:val="00DA26A7"/>
    <w:rsid w:val="00DA29AD"/>
    <w:rsid w:val="00DA2CEE"/>
    <w:rsid w:val="00DA2D3E"/>
    <w:rsid w:val="00DA2E75"/>
    <w:rsid w:val="00DA351C"/>
    <w:rsid w:val="00DA36D0"/>
    <w:rsid w:val="00DA3B18"/>
    <w:rsid w:val="00DA3B24"/>
    <w:rsid w:val="00DA3D2B"/>
    <w:rsid w:val="00DA48A8"/>
    <w:rsid w:val="00DA52B0"/>
    <w:rsid w:val="00DA55BE"/>
    <w:rsid w:val="00DA5835"/>
    <w:rsid w:val="00DA583C"/>
    <w:rsid w:val="00DA592A"/>
    <w:rsid w:val="00DA6338"/>
    <w:rsid w:val="00DA6A14"/>
    <w:rsid w:val="00DA7468"/>
    <w:rsid w:val="00DA74BC"/>
    <w:rsid w:val="00DA7B50"/>
    <w:rsid w:val="00DB01E1"/>
    <w:rsid w:val="00DB04F6"/>
    <w:rsid w:val="00DB09E1"/>
    <w:rsid w:val="00DB0BED"/>
    <w:rsid w:val="00DB1117"/>
    <w:rsid w:val="00DB13D3"/>
    <w:rsid w:val="00DB1492"/>
    <w:rsid w:val="00DB14AE"/>
    <w:rsid w:val="00DB14E2"/>
    <w:rsid w:val="00DB1F4D"/>
    <w:rsid w:val="00DB2BA5"/>
    <w:rsid w:val="00DB3091"/>
    <w:rsid w:val="00DB340E"/>
    <w:rsid w:val="00DB3AB0"/>
    <w:rsid w:val="00DB3D2D"/>
    <w:rsid w:val="00DB3DBF"/>
    <w:rsid w:val="00DB4375"/>
    <w:rsid w:val="00DB45C5"/>
    <w:rsid w:val="00DB55FA"/>
    <w:rsid w:val="00DB5607"/>
    <w:rsid w:val="00DB5A88"/>
    <w:rsid w:val="00DB5AFB"/>
    <w:rsid w:val="00DB5C99"/>
    <w:rsid w:val="00DB5E45"/>
    <w:rsid w:val="00DB5F18"/>
    <w:rsid w:val="00DB65F0"/>
    <w:rsid w:val="00DB677E"/>
    <w:rsid w:val="00DB685E"/>
    <w:rsid w:val="00DB6F5B"/>
    <w:rsid w:val="00DB77C7"/>
    <w:rsid w:val="00DB7ADC"/>
    <w:rsid w:val="00DB7D91"/>
    <w:rsid w:val="00DC15C6"/>
    <w:rsid w:val="00DC1699"/>
    <w:rsid w:val="00DC1E97"/>
    <w:rsid w:val="00DC2275"/>
    <w:rsid w:val="00DC22A7"/>
    <w:rsid w:val="00DC2762"/>
    <w:rsid w:val="00DC279B"/>
    <w:rsid w:val="00DC2B24"/>
    <w:rsid w:val="00DC35C3"/>
    <w:rsid w:val="00DC370A"/>
    <w:rsid w:val="00DC3A53"/>
    <w:rsid w:val="00DC403C"/>
    <w:rsid w:val="00DC450B"/>
    <w:rsid w:val="00DC4A55"/>
    <w:rsid w:val="00DC4A71"/>
    <w:rsid w:val="00DC4C99"/>
    <w:rsid w:val="00DC4D50"/>
    <w:rsid w:val="00DC515E"/>
    <w:rsid w:val="00DC5A43"/>
    <w:rsid w:val="00DC604B"/>
    <w:rsid w:val="00DC615E"/>
    <w:rsid w:val="00DC676F"/>
    <w:rsid w:val="00DC693B"/>
    <w:rsid w:val="00DC6C35"/>
    <w:rsid w:val="00DC6E2F"/>
    <w:rsid w:val="00DC72A8"/>
    <w:rsid w:val="00DC7404"/>
    <w:rsid w:val="00DC7E1B"/>
    <w:rsid w:val="00DD153B"/>
    <w:rsid w:val="00DD1A3B"/>
    <w:rsid w:val="00DD1CB9"/>
    <w:rsid w:val="00DD2A28"/>
    <w:rsid w:val="00DD2B47"/>
    <w:rsid w:val="00DD2C8B"/>
    <w:rsid w:val="00DD2D83"/>
    <w:rsid w:val="00DD388A"/>
    <w:rsid w:val="00DD39F1"/>
    <w:rsid w:val="00DD3A45"/>
    <w:rsid w:val="00DD3C1B"/>
    <w:rsid w:val="00DD3FCB"/>
    <w:rsid w:val="00DD474E"/>
    <w:rsid w:val="00DD48F5"/>
    <w:rsid w:val="00DD496B"/>
    <w:rsid w:val="00DD4C43"/>
    <w:rsid w:val="00DD509C"/>
    <w:rsid w:val="00DD581F"/>
    <w:rsid w:val="00DD58D5"/>
    <w:rsid w:val="00DD595C"/>
    <w:rsid w:val="00DD5D9C"/>
    <w:rsid w:val="00DD6F63"/>
    <w:rsid w:val="00DD721B"/>
    <w:rsid w:val="00DD76E6"/>
    <w:rsid w:val="00DD794B"/>
    <w:rsid w:val="00DD7D2E"/>
    <w:rsid w:val="00DE020B"/>
    <w:rsid w:val="00DE03B4"/>
    <w:rsid w:val="00DE0A67"/>
    <w:rsid w:val="00DE15BF"/>
    <w:rsid w:val="00DE1993"/>
    <w:rsid w:val="00DE19F9"/>
    <w:rsid w:val="00DE2204"/>
    <w:rsid w:val="00DE25A1"/>
    <w:rsid w:val="00DE26F9"/>
    <w:rsid w:val="00DE29AC"/>
    <w:rsid w:val="00DE301D"/>
    <w:rsid w:val="00DE3037"/>
    <w:rsid w:val="00DE3181"/>
    <w:rsid w:val="00DE35D0"/>
    <w:rsid w:val="00DE3DFD"/>
    <w:rsid w:val="00DE3E13"/>
    <w:rsid w:val="00DE3E51"/>
    <w:rsid w:val="00DE3F40"/>
    <w:rsid w:val="00DE471A"/>
    <w:rsid w:val="00DE48C5"/>
    <w:rsid w:val="00DE4D68"/>
    <w:rsid w:val="00DE51B3"/>
    <w:rsid w:val="00DE55DD"/>
    <w:rsid w:val="00DE581B"/>
    <w:rsid w:val="00DE5C76"/>
    <w:rsid w:val="00DE5D0B"/>
    <w:rsid w:val="00DE61D7"/>
    <w:rsid w:val="00DE69FB"/>
    <w:rsid w:val="00DE750C"/>
    <w:rsid w:val="00DE7F1E"/>
    <w:rsid w:val="00DF007E"/>
    <w:rsid w:val="00DF00A0"/>
    <w:rsid w:val="00DF0BA1"/>
    <w:rsid w:val="00DF1718"/>
    <w:rsid w:val="00DF1882"/>
    <w:rsid w:val="00DF1E30"/>
    <w:rsid w:val="00DF3D6F"/>
    <w:rsid w:val="00DF4DB3"/>
    <w:rsid w:val="00DF553B"/>
    <w:rsid w:val="00DF58E3"/>
    <w:rsid w:val="00DF60B0"/>
    <w:rsid w:val="00DF6129"/>
    <w:rsid w:val="00DF61E2"/>
    <w:rsid w:val="00DF62C4"/>
    <w:rsid w:val="00DF62CB"/>
    <w:rsid w:val="00DF6460"/>
    <w:rsid w:val="00DF6618"/>
    <w:rsid w:val="00DF6AD2"/>
    <w:rsid w:val="00DF6D0F"/>
    <w:rsid w:val="00DF7692"/>
    <w:rsid w:val="00DF791A"/>
    <w:rsid w:val="00DF7D77"/>
    <w:rsid w:val="00E00409"/>
    <w:rsid w:val="00E00D97"/>
    <w:rsid w:val="00E0111E"/>
    <w:rsid w:val="00E01D44"/>
    <w:rsid w:val="00E01DED"/>
    <w:rsid w:val="00E01FDD"/>
    <w:rsid w:val="00E0249F"/>
    <w:rsid w:val="00E02795"/>
    <w:rsid w:val="00E02D9B"/>
    <w:rsid w:val="00E03691"/>
    <w:rsid w:val="00E03A05"/>
    <w:rsid w:val="00E041A8"/>
    <w:rsid w:val="00E04390"/>
    <w:rsid w:val="00E0471A"/>
    <w:rsid w:val="00E050EB"/>
    <w:rsid w:val="00E05C31"/>
    <w:rsid w:val="00E06474"/>
    <w:rsid w:val="00E066FF"/>
    <w:rsid w:val="00E06AFE"/>
    <w:rsid w:val="00E0711B"/>
    <w:rsid w:val="00E078A3"/>
    <w:rsid w:val="00E07F1D"/>
    <w:rsid w:val="00E107EA"/>
    <w:rsid w:val="00E110B8"/>
    <w:rsid w:val="00E110C4"/>
    <w:rsid w:val="00E1171C"/>
    <w:rsid w:val="00E1285C"/>
    <w:rsid w:val="00E12C45"/>
    <w:rsid w:val="00E1329D"/>
    <w:rsid w:val="00E1485F"/>
    <w:rsid w:val="00E14A90"/>
    <w:rsid w:val="00E14C55"/>
    <w:rsid w:val="00E151AD"/>
    <w:rsid w:val="00E15666"/>
    <w:rsid w:val="00E15B5E"/>
    <w:rsid w:val="00E16602"/>
    <w:rsid w:val="00E16A59"/>
    <w:rsid w:val="00E16D2C"/>
    <w:rsid w:val="00E171C1"/>
    <w:rsid w:val="00E1747D"/>
    <w:rsid w:val="00E17B47"/>
    <w:rsid w:val="00E17BA8"/>
    <w:rsid w:val="00E201A8"/>
    <w:rsid w:val="00E2058C"/>
    <w:rsid w:val="00E20752"/>
    <w:rsid w:val="00E2088A"/>
    <w:rsid w:val="00E20C09"/>
    <w:rsid w:val="00E20E23"/>
    <w:rsid w:val="00E215F9"/>
    <w:rsid w:val="00E21D5F"/>
    <w:rsid w:val="00E220A3"/>
    <w:rsid w:val="00E2342E"/>
    <w:rsid w:val="00E235D3"/>
    <w:rsid w:val="00E235FF"/>
    <w:rsid w:val="00E238DE"/>
    <w:rsid w:val="00E23C66"/>
    <w:rsid w:val="00E23E13"/>
    <w:rsid w:val="00E23E44"/>
    <w:rsid w:val="00E24857"/>
    <w:rsid w:val="00E24A8F"/>
    <w:rsid w:val="00E24E01"/>
    <w:rsid w:val="00E24E65"/>
    <w:rsid w:val="00E25090"/>
    <w:rsid w:val="00E256CD"/>
    <w:rsid w:val="00E26DEC"/>
    <w:rsid w:val="00E27041"/>
    <w:rsid w:val="00E27118"/>
    <w:rsid w:val="00E273B2"/>
    <w:rsid w:val="00E274E3"/>
    <w:rsid w:val="00E2756D"/>
    <w:rsid w:val="00E277BC"/>
    <w:rsid w:val="00E279A4"/>
    <w:rsid w:val="00E27F2D"/>
    <w:rsid w:val="00E305EB"/>
    <w:rsid w:val="00E30F38"/>
    <w:rsid w:val="00E31041"/>
    <w:rsid w:val="00E32107"/>
    <w:rsid w:val="00E330B4"/>
    <w:rsid w:val="00E33126"/>
    <w:rsid w:val="00E333FF"/>
    <w:rsid w:val="00E345BF"/>
    <w:rsid w:val="00E34767"/>
    <w:rsid w:val="00E348B3"/>
    <w:rsid w:val="00E34B2F"/>
    <w:rsid w:val="00E352C9"/>
    <w:rsid w:val="00E3560B"/>
    <w:rsid w:val="00E36527"/>
    <w:rsid w:val="00E37218"/>
    <w:rsid w:val="00E378A8"/>
    <w:rsid w:val="00E37E9B"/>
    <w:rsid w:val="00E401EC"/>
    <w:rsid w:val="00E407AE"/>
    <w:rsid w:val="00E40A0C"/>
    <w:rsid w:val="00E415C1"/>
    <w:rsid w:val="00E418EE"/>
    <w:rsid w:val="00E420D0"/>
    <w:rsid w:val="00E42243"/>
    <w:rsid w:val="00E42669"/>
    <w:rsid w:val="00E42885"/>
    <w:rsid w:val="00E42D85"/>
    <w:rsid w:val="00E42FC8"/>
    <w:rsid w:val="00E462B3"/>
    <w:rsid w:val="00E46899"/>
    <w:rsid w:val="00E469F2"/>
    <w:rsid w:val="00E46E54"/>
    <w:rsid w:val="00E47C0E"/>
    <w:rsid w:val="00E5089C"/>
    <w:rsid w:val="00E50C1C"/>
    <w:rsid w:val="00E50C44"/>
    <w:rsid w:val="00E5123D"/>
    <w:rsid w:val="00E51746"/>
    <w:rsid w:val="00E52308"/>
    <w:rsid w:val="00E525D5"/>
    <w:rsid w:val="00E526CC"/>
    <w:rsid w:val="00E52C1D"/>
    <w:rsid w:val="00E52C44"/>
    <w:rsid w:val="00E52C6F"/>
    <w:rsid w:val="00E53E06"/>
    <w:rsid w:val="00E53E67"/>
    <w:rsid w:val="00E55240"/>
    <w:rsid w:val="00E5533A"/>
    <w:rsid w:val="00E55493"/>
    <w:rsid w:val="00E557F9"/>
    <w:rsid w:val="00E55818"/>
    <w:rsid w:val="00E55AFD"/>
    <w:rsid w:val="00E561C5"/>
    <w:rsid w:val="00E561F8"/>
    <w:rsid w:val="00E56302"/>
    <w:rsid w:val="00E56748"/>
    <w:rsid w:val="00E57394"/>
    <w:rsid w:val="00E57439"/>
    <w:rsid w:val="00E5769E"/>
    <w:rsid w:val="00E579F6"/>
    <w:rsid w:val="00E57ED8"/>
    <w:rsid w:val="00E600C8"/>
    <w:rsid w:val="00E6028A"/>
    <w:rsid w:val="00E602EF"/>
    <w:rsid w:val="00E60416"/>
    <w:rsid w:val="00E60D7C"/>
    <w:rsid w:val="00E60ECF"/>
    <w:rsid w:val="00E6153C"/>
    <w:rsid w:val="00E61F05"/>
    <w:rsid w:val="00E62850"/>
    <w:rsid w:val="00E6299D"/>
    <w:rsid w:val="00E6306B"/>
    <w:rsid w:val="00E63127"/>
    <w:rsid w:val="00E6491E"/>
    <w:rsid w:val="00E649B5"/>
    <w:rsid w:val="00E6560B"/>
    <w:rsid w:val="00E65A05"/>
    <w:rsid w:val="00E65A26"/>
    <w:rsid w:val="00E66264"/>
    <w:rsid w:val="00E668F2"/>
    <w:rsid w:val="00E66AC3"/>
    <w:rsid w:val="00E673E7"/>
    <w:rsid w:val="00E673EA"/>
    <w:rsid w:val="00E70509"/>
    <w:rsid w:val="00E70DCB"/>
    <w:rsid w:val="00E7102D"/>
    <w:rsid w:val="00E71ADE"/>
    <w:rsid w:val="00E723DD"/>
    <w:rsid w:val="00E728E0"/>
    <w:rsid w:val="00E72966"/>
    <w:rsid w:val="00E732D4"/>
    <w:rsid w:val="00E736CA"/>
    <w:rsid w:val="00E73BEC"/>
    <w:rsid w:val="00E73C8F"/>
    <w:rsid w:val="00E73E66"/>
    <w:rsid w:val="00E73EA3"/>
    <w:rsid w:val="00E7435F"/>
    <w:rsid w:val="00E74587"/>
    <w:rsid w:val="00E745EB"/>
    <w:rsid w:val="00E74789"/>
    <w:rsid w:val="00E74A24"/>
    <w:rsid w:val="00E74CC4"/>
    <w:rsid w:val="00E75223"/>
    <w:rsid w:val="00E75CE1"/>
    <w:rsid w:val="00E75F93"/>
    <w:rsid w:val="00E76B0E"/>
    <w:rsid w:val="00E76D37"/>
    <w:rsid w:val="00E77007"/>
    <w:rsid w:val="00E7723F"/>
    <w:rsid w:val="00E779CD"/>
    <w:rsid w:val="00E808E0"/>
    <w:rsid w:val="00E811B3"/>
    <w:rsid w:val="00E81E71"/>
    <w:rsid w:val="00E82387"/>
    <w:rsid w:val="00E82794"/>
    <w:rsid w:val="00E82F32"/>
    <w:rsid w:val="00E83062"/>
    <w:rsid w:val="00E840B2"/>
    <w:rsid w:val="00E84426"/>
    <w:rsid w:val="00E84572"/>
    <w:rsid w:val="00E84B1B"/>
    <w:rsid w:val="00E85B7A"/>
    <w:rsid w:val="00E85DF8"/>
    <w:rsid w:val="00E862DD"/>
    <w:rsid w:val="00E863A5"/>
    <w:rsid w:val="00E86465"/>
    <w:rsid w:val="00E86B7E"/>
    <w:rsid w:val="00E86E3A"/>
    <w:rsid w:val="00E872D0"/>
    <w:rsid w:val="00E87489"/>
    <w:rsid w:val="00E8776C"/>
    <w:rsid w:val="00E90222"/>
    <w:rsid w:val="00E902B4"/>
    <w:rsid w:val="00E90ED3"/>
    <w:rsid w:val="00E915B0"/>
    <w:rsid w:val="00E9186E"/>
    <w:rsid w:val="00E91E5D"/>
    <w:rsid w:val="00E9299C"/>
    <w:rsid w:val="00E92E16"/>
    <w:rsid w:val="00E93119"/>
    <w:rsid w:val="00E93C8E"/>
    <w:rsid w:val="00E9413C"/>
    <w:rsid w:val="00E944C7"/>
    <w:rsid w:val="00E946CC"/>
    <w:rsid w:val="00E94C35"/>
    <w:rsid w:val="00E957F6"/>
    <w:rsid w:val="00E95B7D"/>
    <w:rsid w:val="00E95C6F"/>
    <w:rsid w:val="00E95E33"/>
    <w:rsid w:val="00E95FAA"/>
    <w:rsid w:val="00E9621D"/>
    <w:rsid w:val="00E964A5"/>
    <w:rsid w:val="00E9667D"/>
    <w:rsid w:val="00E96C36"/>
    <w:rsid w:val="00E96F86"/>
    <w:rsid w:val="00E97002"/>
    <w:rsid w:val="00E97200"/>
    <w:rsid w:val="00E976B1"/>
    <w:rsid w:val="00E97B08"/>
    <w:rsid w:val="00EA0399"/>
    <w:rsid w:val="00EA0C40"/>
    <w:rsid w:val="00EA0FFB"/>
    <w:rsid w:val="00EA139C"/>
    <w:rsid w:val="00EA1595"/>
    <w:rsid w:val="00EA1682"/>
    <w:rsid w:val="00EA170A"/>
    <w:rsid w:val="00EA1929"/>
    <w:rsid w:val="00EA228E"/>
    <w:rsid w:val="00EA336F"/>
    <w:rsid w:val="00EA4F26"/>
    <w:rsid w:val="00EA612B"/>
    <w:rsid w:val="00EA6410"/>
    <w:rsid w:val="00EA644C"/>
    <w:rsid w:val="00EA6FAC"/>
    <w:rsid w:val="00EA7596"/>
    <w:rsid w:val="00EA78D2"/>
    <w:rsid w:val="00EA7C1C"/>
    <w:rsid w:val="00EA7FDA"/>
    <w:rsid w:val="00EB0083"/>
    <w:rsid w:val="00EB020F"/>
    <w:rsid w:val="00EB03F7"/>
    <w:rsid w:val="00EB0586"/>
    <w:rsid w:val="00EB0BB6"/>
    <w:rsid w:val="00EB11EF"/>
    <w:rsid w:val="00EB12F5"/>
    <w:rsid w:val="00EB14F5"/>
    <w:rsid w:val="00EB1CCF"/>
    <w:rsid w:val="00EB26B3"/>
    <w:rsid w:val="00EB2D0D"/>
    <w:rsid w:val="00EB3376"/>
    <w:rsid w:val="00EB33BA"/>
    <w:rsid w:val="00EB45B3"/>
    <w:rsid w:val="00EB469B"/>
    <w:rsid w:val="00EB47C8"/>
    <w:rsid w:val="00EB4E73"/>
    <w:rsid w:val="00EB544F"/>
    <w:rsid w:val="00EB5D5B"/>
    <w:rsid w:val="00EB611E"/>
    <w:rsid w:val="00EB655B"/>
    <w:rsid w:val="00EB6561"/>
    <w:rsid w:val="00EB6BEB"/>
    <w:rsid w:val="00EB6DF3"/>
    <w:rsid w:val="00EB7421"/>
    <w:rsid w:val="00EB7732"/>
    <w:rsid w:val="00EB79DF"/>
    <w:rsid w:val="00EB7BF9"/>
    <w:rsid w:val="00EB7FA1"/>
    <w:rsid w:val="00EC04D1"/>
    <w:rsid w:val="00EC0940"/>
    <w:rsid w:val="00EC0BDC"/>
    <w:rsid w:val="00EC18ED"/>
    <w:rsid w:val="00EC1A9E"/>
    <w:rsid w:val="00EC1E6D"/>
    <w:rsid w:val="00EC2B8E"/>
    <w:rsid w:val="00EC2BF0"/>
    <w:rsid w:val="00EC3BD0"/>
    <w:rsid w:val="00EC3E1F"/>
    <w:rsid w:val="00EC4425"/>
    <w:rsid w:val="00EC4B57"/>
    <w:rsid w:val="00EC4C80"/>
    <w:rsid w:val="00EC5245"/>
    <w:rsid w:val="00EC572E"/>
    <w:rsid w:val="00EC5ED1"/>
    <w:rsid w:val="00EC6106"/>
    <w:rsid w:val="00EC63CE"/>
    <w:rsid w:val="00EC7757"/>
    <w:rsid w:val="00EC7767"/>
    <w:rsid w:val="00EC7E8A"/>
    <w:rsid w:val="00ED0323"/>
    <w:rsid w:val="00ED0724"/>
    <w:rsid w:val="00ED08CC"/>
    <w:rsid w:val="00ED0C80"/>
    <w:rsid w:val="00ED10A9"/>
    <w:rsid w:val="00ED1246"/>
    <w:rsid w:val="00ED1585"/>
    <w:rsid w:val="00ED186E"/>
    <w:rsid w:val="00ED1ADF"/>
    <w:rsid w:val="00ED2182"/>
    <w:rsid w:val="00ED241A"/>
    <w:rsid w:val="00ED2B99"/>
    <w:rsid w:val="00ED2C51"/>
    <w:rsid w:val="00ED3090"/>
    <w:rsid w:val="00ED3468"/>
    <w:rsid w:val="00ED39E8"/>
    <w:rsid w:val="00ED3DE9"/>
    <w:rsid w:val="00ED3E1A"/>
    <w:rsid w:val="00ED48E6"/>
    <w:rsid w:val="00ED4C29"/>
    <w:rsid w:val="00ED54D4"/>
    <w:rsid w:val="00ED5AB8"/>
    <w:rsid w:val="00ED5D16"/>
    <w:rsid w:val="00ED5D97"/>
    <w:rsid w:val="00ED61FC"/>
    <w:rsid w:val="00ED64F4"/>
    <w:rsid w:val="00ED667E"/>
    <w:rsid w:val="00ED6A20"/>
    <w:rsid w:val="00ED6B49"/>
    <w:rsid w:val="00EE00E1"/>
    <w:rsid w:val="00EE07CA"/>
    <w:rsid w:val="00EE1458"/>
    <w:rsid w:val="00EE1713"/>
    <w:rsid w:val="00EE192D"/>
    <w:rsid w:val="00EE2473"/>
    <w:rsid w:val="00EE2E06"/>
    <w:rsid w:val="00EE2EC1"/>
    <w:rsid w:val="00EE31D1"/>
    <w:rsid w:val="00EE353B"/>
    <w:rsid w:val="00EE3AA5"/>
    <w:rsid w:val="00EE41C1"/>
    <w:rsid w:val="00EE421D"/>
    <w:rsid w:val="00EE5207"/>
    <w:rsid w:val="00EE5642"/>
    <w:rsid w:val="00EE5738"/>
    <w:rsid w:val="00EE699A"/>
    <w:rsid w:val="00EE6F6B"/>
    <w:rsid w:val="00EE74B3"/>
    <w:rsid w:val="00EE7D1E"/>
    <w:rsid w:val="00EF02D1"/>
    <w:rsid w:val="00EF0563"/>
    <w:rsid w:val="00EF0B6D"/>
    <w:rsid w:val="00EF0E0C"/>
    <w:rsid w:val="00EF0EAB"/>
    <w:rsid w:val="00EF117B"/>
    <w:rsid w:val="00EF120F"/>
    <w:rsid w:val="00EF20F1"/>
    <w:rsid w:val="00EF29DF"/>
    <w:rsid w:val="00EF2A22"/>
    <w:rsid w:val="00EF30FB"/>
    <w:rsid w:val="00EF4174"/>
    <w:rsid w:val="00EF4639"/>
    <w:rsid w:val="00EF49F4"/>
    <w:rsid w:val="00EF5CC0"/>
    <w:rsid w:val="00EF7563"/>
    <w:rsid w:val="00EF7810"/>
    <w:rsid w:val="00EF7D73"/>
    <w:rsid w:val="00F0029A"/>
    <w:rsid w:val="00F00405"/>
    <w:rsid w:val="00F008AC"/>
    <w:rsid w:val="00F00C50"/>
    <w:rsid w:val="00F00E99"/>
    <w:rsid w:val="00F011F3"/>
    <w:rsid w:val="00F0138D"/>
    <w:rsid w:val="00F0160D"/>
    <w:rsid w:val="00F01F0D"/>
    <w:rsid w:val="00F020BC"/>
    <w:rsid w:val="00F02848"/>
    <w:rsid w:val="00F03009"/>
    <w:rsid w:val="00F03796"/>
    <w:rsid w:val="00F042D0"/>
    <w:rsid w:val="00F04313"/>
    <w:rsid w:val="00F04529"/>
    <w:rsid w:val="00F049FF"/>
    <w:rsid w:val="00F055BC"/>
    <w:rsid w:val="00F05D65"/>
    <w:rsid w:val="00F06717"/>
    <w:rsid w:val="00F06978"/>
    <w:rsid w:val="00F069CE"/>
    <w:rsid w:val="00F069E5"/>
    <w:rsid w:val="00F06F91"/>
    <w:rsid w:val="00F07AAF"/>
    <w:rsid w:val="00F07F38"/>
    <w:rsid w:val="00F10106"/>
    <w:rsid w:val="00F11552"/>
    <w:rsid w:val="00F116CB"/>
    <w:rsid w:val="00F11944"/>
    <w:rsid w:val="00F12140"/>
    <w:rsid w:val="00F1274F"/>
    <w:rsid w:val="00F12900"/>
    <w:rsid w:val="00F12DCB"/>
    <w:rsid w:val="00F12FBC"/>
    <w:rsid w:val="00F13298"/>
    <w:rsid w:val="00F13DD5"/>
    <w:rsid w:val="00F1412E"/>
    <w:rsid w:val="00F14289"/>
    <w:rsid w:val="00F14D23"/>
    <w:rsid w:val="00F14EA6"/>
    <w:rsid w:val="00F152C4"/>
    <w:rsid w:val="00F16244"/>
    <w:rsid w:val="00F16468"/>
    <w:rsid w:val="00F169ED"/>
    <w:rsid w:val="00F16B06"/>
    <w:rsid w:val="00F16DFD"/>
    <w:rsid w:val="00F17A00"/>
    <w:rsid w:val="00F204D8"/>
    <w:rsid w:val="00F2167F"/>
    <w:rsid w:val="00F21FC5"/>
    <w:rsid w:val="00F22565"/>
    <w:rsid w:val="00F22E1A"/>
    <w:rsid w:val="00F230AF"/>
    <w:rsid w:val="00F230E1"/>
    <w:rsid w:val="00F231D3"/>
    <w:rsid w:val="00F232B6"/>
    <w:rsid w:val="00F238E6"/>
    <w:rsid w:val="00F2403C"/>
    <w:rsid w:val="00F24694"/>
    <w:rsid w:val="00F2470D"/>
    <w:rsid w:val="00F24B76"/>
    <w:rsid w:val="00F24D9E"/>
    <w:rsid w:val="00F24E03"/>
    <w:rsid w:val="00F2505A"/>
    <w:rsid w:val="00F2674D"/>
    <w:rsid w:val="00F26977"/>
    <w:rsid w:val="00F26C63"/>
    <w:rsid w:val="00F26D83"/>
    <w:rsid w:val="00F27930"/>
    <w:rsid w:val="00F30301"/>
    <w:rsid w:val="00F30380"/>
    <w:rsid w:val="00F3083A"/>
    <w:rsid w:val="00F30922"/>
    <w:rsid w:val="00F310C6"/>
    <w:rsid w:val="00F31193"/>
    <w:rsid w:val="00F318D0"/>
    <w:rsid w:val="00F321BA"/>
    <w:rsid w:val="00F324F7"/>
    <w:rsid w:val="00F32950"/>
    <w:rsid w:val="00F32F42"/>
    <w:rsid w:val="00F33125"/>
    <w:rsid w:val="00F331C8"/>
    <w:rsid w:val="00F33CC7"/>
    <w:rsid w:val="00F33FD9"/>
    <w:rsid w:val="00F344D7"/>
    <w:rsid w:val="00F35764"/>
    <w:rsid w:val="00F36363"/>
    <w:rsid w:val="00F36805"/>
    <w:rsid w:val="00F370A3"/>
    <w:rsid w:val="00F4030F"/>
    <w:rsid w:val="00F41072"/>
    <w:rsid w:val="00F413AA"/>
    <w:rsid w:val="00F41C37"/>
    <w:rsid w:val="00F41FE0"/>
    <w:rsid w:val="00F43719"/>
    <w:rsid w:val="00F43A1A"/>
    <w:rsid w:val="00F43C78"/>
    <w:rsid w:val="00F44400"/>
    <w:rsid w:val="00F44405"/>
    <w:rsid w:val="00F4452A"/>
    <w:rsid w:val="00F4466F"/>
    <w:rsid w:val="00F45173"/>
    <w:rsid w:val="00F4544E"/>
    <w:rsid w:val="00F459B9"/>
    <w:rsid w:val="00F45CB5"/>
    <w:rsid w:val="00F4642E"/>
    <w:rsid w:val="00F46463"/>
    <w:rsid w:val="00F464AE"/>
    <w:rsid w:val="00F4665C"/>
    <w:rsid w:val="00F46DB7"/>
    <w:rsid w:val="00F47D5F"/>
    <w:rsid w:val="00F47ECF"/>
    <w:rsid w:val="00F505B3"/>
    <w:rsid w:val="00F50A32"/>
    <w:rsid w:val="00F50DDB"/>
    <w:rsid w:val="00F51983"/>
    <w:rsid w:val="00F51A2B"/>
    <w:rsid w:val="00F51AFD"/>
    <w:rsid w:val="00F5223E"/>
    <w:rsid w:val="00F52863"/>
    <w:rsid w:val="00F52D0B"/>
    <w:rsid w:val="00F537AC"/>
    <w:rsid w:val="00F53FC3"/>
    <w:rsid w:val="00F54025"/>
    <w:rsid w:val="00F54BA6"/>
    <w:rsid w:val="00F54D8C"/>
    <w:rsid w:val="00F54EA1"/>
    <w:rsid w:val="00F55579"/>
    <w:rsid w:val="00F5596C"/>
    <w:rsid w:val="00F55DAA"/>
    <w:rsid w:val="00F55DB4"/>
    <w:rsid w:val="00F5605D"/>
    <w:rsid w:val="00F56367"/>
    <w:rsid w:val="00F56EC6"/>
    <w:rsid w:val="00F570CF"/>
    <w:rsid w:val="00F574FB"/>
    <w:rsid w:val="00F60457"/>
    <w:rsid w:val="00F6076F"/>
    <w:rsid w:val="00F61126"/>
    <w:rsid w:val="00F62819"/>
    <w:rsid w:val="00F628B5"/>
    <w:rsid w:val="00F62E5E"/>
    <w:rsid w:val="00F631BA"/>
    <w:rsid w:val="00F6349C"/>
    <w:rsid w:val="00F635AA"/>
    <w:rsid w:val="00F635E7"/>
    <w:rsid w:val="00F63ACB"/>
    <w:rsid w:val="00F63E5B"/>
    <w:rsid w:val="00F64F33"/>
    <w:rsid w:val="00F6570D"/>
    <w:rsid w:val="00F65ADB"/>
    <w:rsid w:val="00F6614C"/>
    <w:rsid w:val="00F6629D"/>
    <w:rsid w:val="00F66428"/>
    <w:rsid w:val="00F668B2"/>
    <w:rsid w:val="00F66AC3"/>
    <w:rsid w:val="00F66EDE"/>
    <w:rsid w:val="00F67144"/>
    <w:rsid w:val="00F67327"/>
    <w:rsid w:val="00F67B10"/>
    <w:rsid w:val="00F708E8"/>
    <w:rsid w:val="00F70BC3"/>
    <w:rsid w:val="00F70D9C"/>
    <w:rsid w:val="00F71FEE"/>
    <w:rsid w:val="00F72487"/>
    <w:rsid w:val="00F72964"/>
    <w:rsid w:val="00F72ABF"/>
    <w:rsid w:val="00F72C92"/>
    <w:rsid w:val="00F72E03"/>
    <w:rsid w:val="00F731EF"/>
    <w:rsid w:val="00F73C1E"/>
    <w:rsid w:val="00F741AA"/>
    <w:rsid w:val="00F74B74"/>
    <w:rsid w:val="00F75681"/>
    <w:rsid w:val="00F75772"/>
    <w:rsid w:val="00F7672A"/>
    <w:rsid w:val="00F7700F"/>
    <w:rsid w:val="00F77A34"/>
    <w:rsid w:val="00F77CFE"/>
    <w:rsid w:val="00F80161"/>
    <w:rsid w:val="00F802BC"/>
    <w:rsid w:val="00F80431"/>
    <w:rsid w:val="00F805C6"/>
    <w:rsid w:val="00F81A1B"/>
    <w:rsid w:val="00F81FF7"/>
    <w:rsid w:val="00F8200B"/>
    <w:rsid w:val="00F82489"/>
    <w:rsid w:val="00F8262E"/>
    <w:rsid w:val="00F82740"/>
    <w:rsid w:val="00F835E0"/>
    <w:rsid w:val="00F83C32"/>
    <w:rsid w:val="00F84370"/>
    <w:rsid w:val="00F84B60"/>
    <w:rsid w:val="00F84E17"/>
    <w:rsid w:val="00F85618"/>
    <w:rsid w:val="00F856C7"/>
    <w:rsid w:val="00F86064"/>
    <w:rsid w:val="00F861D6"/>
    <w:rsid w:val="00F86419"/>
    <w:rsid w:val="00F866F6"/>
    <w:rsid w:val="00F868B4"/>
    <w:rsid w:val="00F86DE7"/>
    <w:rsid w:val="00F873BA"/>
    <w:rsid w:val="00F878F6"/>
    <w:rsid w:val="00F87FC7"/>
    <w:rsid w:val="00F90BF8"/>
    <w:rsid w:val="00F91399"/>
    <w:rsid w:val="00F919EE"/>
    <w:rsid w:val="00F9278D"/>
    <w:rsid w:val="00F928C6"/>
    <w:rsid w:val="00F929E0"/>
    <w:rsid w:val="00F93121"/>
    <w:rsid w:val="00F93798"/>
    <w:rsid w:val="00F93CF2"/>
    <w:rsid w:val="00F93DCF"/>
    <w:rsid w:val="00F948DE"/>
    <w:rsid w:val="00F94D7D"/>
    <w:rsid w:val="00F953EE"/>
    <w:rsid w:val="00F964A7"/>
    <w:rsid w:val="00F9654B"/>
    <w:rsid w:val="00F9657E"/>
    <w:rsid w:val="00F96F29"/>
    <w:rsid w:val="00F977A4"/>
    <w:rsid w:val="00FA1401"/>
    <w:rsid w:val="00FA1747"/>
    <w:rsid w:val="00FA18A3"/>
    <w:rsid w:val="00FA233B"/>
    <w:rsid w:val="00FA2342"/>
    <w:rsid w:val="00FA235A"/>
    <w:rsid w:val="00FA2654"/>
    <w:rsid w:val="00FA35D8"/>
    <w:rsid w:val="00FA40BF"/>
    <w:rsid w:val="00FA5282"/>
    <w:rsid w:val="00FA566F"/>
    <w:rsid w:val="00FA5C7A"/>
    <w:rsid w:val="00FA66AF"/>
    <w:rsid w:val="00FA6935"/>
    <w:rsid w:val="00FA6B45"/>
    <w:rsid w:val="00FA7130"/>
    <w:rsid w:val="00FA7756"/>
    <w:rsid w:val="00FA7A76"/>
    <w:rsid w:val="00FA7D59"/>
    <w:rsid w:val="00FB009D"/>
    <w:rsid w:val="00FB024C"/>
    <w:rsid w:val="00FB04CF"/>
    <w:rsid w:val="00FB0A99"/>
    <w:rsid w:val="00FB0C56"/>
    <w:rsid w:val="00FB1041"/>
    <w:rsid w:val="00FB1968"/>
    <w:rsid w:val="00FB1E98"/>
    <w:rsid w:val="00FB2392"/>
    <w:rsid w:val="00FB2988"/>
    <w:rsid w:val="00FB35DE"/>
    <w:rsid w:val="00FB3CE4"/>
    <w:rsid w:val="00FB4246"/>
    <w:rsid w:val="00FB4367"/>
    <w:rsid w:val="00FB48B6"/>
    <w:rsid w:val="00FB4DBB"/>
    <w:rsid w:val="00FB521D"/>
    <w:rsid w:val="00FB5AAC"/>
    <w:rsid w:val="00FB618F"/>
    <w:rsid w:val="00FB61FA"/>
    <w:rsid w:val="00FB68EE"/>
    <w:rsid w:val="00FB70DC"/>
    <w:rsid w:val="00FB717B"/>
    <w:rsid w:val="00FB72C6"/>
    <w:rsid w:val="00FB72FF"/>
    <w:rsid w:val="00FB7647"/>
    <w:rsid w:val="00FB7AE4"/>
    <w:rsid w:val="00FB7EE6"/>
    <w:rsid w:val="00FC05A6"/>
    <w:rsid w:val="00FC06F1"/>
    <w:rsid w:val="00FC0860"/>
    <w:rsid w:val="00FC0B18"/>
    <w:rsid w:val="00FC0C9B"/>
    <w:rsid w:val="00FC1D53"/>
    <w:rsid w:val="00FC2184"/>
    <w:rsid w:val="00FC2247"/>
    <w:rsid w:val="00FC2C8E"/>
    <w:rsid w:val="00FC2CE2"/>
    <w:rsid w:val="00FC32F5"/>
    <w:rsid w:val="00FC3575"/>
    <w:rsid w:val="00FC3954"/>
    <w:rsid w:val="00FC3985"/>
    <w:rsid w:val="00FC4DCE"/>
    <w:rsid w:val="00FC4F0E"/>
    <w:rsid w:val="00FC5949"/>
    <w:rsid w:val="00FC65EF"/>
    <w:rsid w:val="00FC7606"/>
    <w:rsid w:val="00FC782A"/>
    <w:rsid w:val="00FD082A"/>
    <w:rsid w:val="00FD0968"/>
    <w:rsid w:val="00FD0DBA"/>
    <w:rsid w:val="00FD10F5"/>
    <w:rsid w:val="00FD15D3"/>
    <w:rsid w:val="00FD1AEA"/>
    <w:rsid w:val="00FD23AF"/>
    <w:rsid w:val="00FD2597"/>
    <w:rsid w:val="00FD26B0"/>
    <w:rsid w:val="00FD28C2"/>
    <w:rsid w:val="00FD2E03"/>
    <w:rsid w:val="00FD2F61"/>
    <w:rsid w:val="00FD3004"/>
    <w:rsid w:val="00FD33AA"/>
    <w:rsid w:val="00FD39B3"/>
    <w:rsid w:val="00FD403D"/>
    <w:rsid w:val="00FD4388"/>
    <w:rsid w:val="00FD48EC"/>
    <w:rsid w:val="00FD4C57"/>
    <w:rsid w:val="00FD4FD1"/>
    <w:rsid w:val="00FD5774"/>
    <w:rsid w:val="00FD69DC"/>
    <w:rsid w:val="00FD6C11"/>
    <w:rsid w:val="00FD733F"/>
    <w:rsid w:val="00FD760A"/>
    <w:rsid w:val="00FD7930"/>
    <w:rsid w:val="00FD7B02"/>
    <w:rsid w:val="00FD7DA9"/>
    <w:rsid w:val="00FE0536"/>
    <w:rsid w:val="00FE0960"/>
    <w:rsid w:val="00FE13F9"/>
    <w:rsid w:val="00FE15B1"/>
    <w:rsid w:val="00FE1AAF"/>
    <w:rsid w:val="00FE1ADB"/>
    <w:rsid w:val="00FE23C3"/>
    <w:rsid w:val="00FE245F"/>
    <w:rsid w:val="00FE26E3"/>
    <w:rsid w:val="00FE287D"/>
    <w:rsid w:val="00FE34F3"/>
    <w:rsid w:val="00FE39C0"/>
    <w:rsid w:val="00FE39C9"/>
    <w:rsid w:val="00FE4375"/>
    <w:rsid w:val="00FE4D01"/>
    <w:rsid w:val="00FE4EDE"/>
    <w:rsid w:val="00FE502B"/>
    <w:rsid w:val="00FE51C3"/>
    <w:rsid w:val="00FE52A4"/>
    <w:rsid w:val="00FE52F0"/>
    <w:rsid w:val="00FE53EE"/>
    <w:rsid w:val="00FE5AEC"/>
    <w:rsid w:val="00FE5BD6"/>
    <w:rsid w:val="00FE6551"/>
    <w:rsid w:val="00FE67FA"/>
    <w:rsid w:val="00FE6BDF"/>
    <w:rsid w:val="00FE6E4F"/>
    <w:rsid w:val="00FE7E39"/>
    <w:rsid w:val="00FE7EFD"/>
    <w:rsid w:val="00FF01B2"/>
    <w:rsid w:val="00FF0312"/>
    <w:rsid w:val="00FF0885"/>
    <w:rsid w:val="00FF106D"/>
    <w:rsid w:val="00FF1122"/>
    <w:rsid w:val="00FF1373"/>
    <w:rsid w:val="00FF13A3"/>
    <w:rsid w:val="00FF16D8"/>
    <w:rsid w:val="00FF1C54"/>
    <w:rsid w:val="00FF1F1B"/>
    <w:rsid w:val="00FF1F65"/>
    <w:rsid w:val="00FF20D4"/>
    <w:rsid w:val="00FF277A"/>
    <w:rsid w:val="00FF2C54"/>
    <w:rsid w:val="00FF2CE1"/>
    <w:rsid w:val="00FF2FAF"/>
    <w:rsid w:val="00FF35A9"/>
    <w:rsid w:val="00FF3711"/>
    <w:rsid w:val="00FF3CD2"/>
    <w:rsid w:val="00FF4028"/>
    <w:rsid w:val="00FF40AF"/>
    <w:rsid w:val="00FF476B"/>
    <w:rsid w:val="00FF480A"/>
    <w:rsid w:val="00FF4DFC"/>
    <w:rsid w:val="00FF5448"/>
    <w:rsid w:val="00FF597A"/>
    <w:rsid w:val="00FF59DB"/>
    <w:rsid w:val="00FF5D78"/>
    <w:rsid w:val="00FF5DE2"/>
    <w:rsid w:val="00FF62D4"/>
    <w:rsid w:val="00FF6953"/>
    <w:rsid w:val="00FF6D40"/>
    <w:rsid w:val="00FF782F"/>
    <w:rsid w:val="00FF7E15"/>
    <w:rsid w:val="0105260F"/>
    <w:rsid w:val="0114FA56"/>
    <w:rsid w:val="013D45C3"/>
    <w:rsid w:val="0152DF27"/>
    <w:rsid w:val="01648087"/>
    <w:rsid w:val="0167BA72"/>
    <w:rsid w:val="01746BCF"/>
    <w:rsid w:val="01806DDC"/>
    <w:rsid w:val="01A4A000"/>
    <w:rsid w:val="01A8EE18"/>
    <w:rsid w:val="01C65A16"/>
    <w:rsid w:val="020E05D6"/>
    <w:rsid w:val="022C31AC"/>
    <w:rsid w:val="02351092"/>
    <w:rsid w:val="023AAA03"/>
    <w:rsid w:val="0244D5D2"/>
    <w:rsid w:val="024D0AF3"/>
    <w:rsid w:val="024DA986"/>
    <w:rsid w:val="025BEED3"/>
    <w:rsid w:val="0268583B"/>
    <w:rsid w:val="02794F38"/>
    <w:rsid w:val="028168F9"/>
    <w:rsid w:val="0287AA11"/>
    <w:rsid w:val="02AD7AA7"/>
    <w:rsid w:val="02B58EBA"/>
    <w:rsid w:val="02B8B32B"/>
    <w:rsid w:val="02CE7C07"/>
    <w:rsid w:val="02CF23A4"/>
    <w:rsid w:val="02F03010"/>
    <w:rsid w:val="02F375B4"/>
    <w:rsid w:val="03251633"/>
    <w:rsid w:val="0328B85B"/>
    <w:rsid w:val="032EBDA8"/>
    <w:rsid w:val="0330EB46"/>
    <w:rsid w:val="0339B4D1"/>
    <w:rsid w:val="033EAF06"/>
    <w:rsid w:val="0348F7AA"/>
    <w:rsid w:val="035E5796"/>
    <w:rsid w:val="036097F1"/>
    <w:rsid w:val="037CC103"/>
    <w:rsid w:val="0381472A"/>
    <w:rsid w:val="038F6259"/>
    <w:rsid w:val="03B2ACDB"/>
    <w:rsid w:val="03BDA62D"/>
    <w:rsid w:val="03D30467"/>
    <w:rsid w:val="03EDE281"/>
    <w:rsid w:val="03F3D798"/>
    <w:rsid w:val="0417BEE4"/>
    <w:rsid w:val="0433D786"/>
    <w:rsid w:val="0439BD70"/>
    <w:rsid w:val="0454AD37"/>
    <w:rsid w:val="045911FC"/>
    <w:rsid w:val="048630EF"/>
    <w:rsid w:val="04870814"/>
    <w:rsid w:val="048F8716"/>
    <w:rsid w:val="04948ECD"/>
    <w:rsid w:val="04B919E8"/>
    <w:rsid w:val="04C75004"/>
    <w:rsid w:val="04CBE994"/>
    <w:rsid w:val="04CE5590"/>
    <w:rsid w:val="04D3EE7F"/>
    <w:rsid w:val="04EBC790"/>
    <w:rsid w:val="04ED6F54"/>
    <w:rsid w:val="04EEE793"/>
    <w:rsid w:val="04F83F72"/>
    <w:rsid w:val="053128CB"/>
    <w:rsid w:val="055FD095"/>
    <w:rsid w:val="0592B789"/>
    <w:rsid w:val="0597807D"/>
    <w:rsid w:val="05AB320F"/>
    <w:rsid w:val="05AC1154"/>
    <w:rsid w:val="05DD5485"/>
    <w:rsid w:val="05F03618"/>
    <w:rsid w:val="05FC4EE8"/>
    <w:rsid w:val="06001619"/>
    <w:rsid w:val="06137159"/>
    <w:rsid w:val="0614FAD4"/>
    <w:rsid w:val="0629A74B"/>
    <w:rsid w:val="063C61A3"/>
    <w:rsid w:val="06427A0A"/>
    <w:rsid w:val="064F59BE"/>
    <w:rsid w:val="06715F1E"/>
    <w:rsid w:val="06769464"/>
    <w:rsid w:val="069140F6"/>
    <w:rsid w:val="06AC7A37"/>
    <w:rsid w:val="06B515D3"/>
    <w:rsid w:val="06C0BC73"/>
    <w:rsid w:val="06D7896E"/>
    <w:rsid w:val="06D7F627"/>
    <w:rsid w:val="0710B914"/>
    <w:rsid w:val="07135F42"/>
    <w:rsid w:val="0716FD2E"/>
    <w:rsid w:val="073DDDC3"/>
    <w:rsid w:val="07864D32"/>
    <w:rsid w:val="078F83C0"/>
    <w:rsid w:val="07982AC6"/>
    <w:rsid w:val="07988934"/>
    <w:rsid w:val="079E3B4F"/>
    <w:rsid w:val="07C04E93"/>
    <w:rsid w:val="07CD7A36"/>
    <w:rsid w:val="07D7C909"/>
    <w:rsid w:val="07EA3929"/>
    <w:rsid w:val="080072A1"/>
    <w:rsid w:val="08070934"/>
    <w:rsid w:val="080953CD"/>
    <w:rsid w:val="080ACF21"/>
    <w:rsid w:val="0819E828"/>
    <w:rsid w:val="0823FD1E"/>
    <w:rsid w:val="0848CCDC"/>
    <w:rsid w:val="086B82A8"/>
    <w:rsid w:val="0873AB6F"/>
    <w:rsid w:val="0876AABA"/>
    <w:rsid w:val="0876F0AB"/>
    <w:rsid w:val="087B50D5"/>
    <w:rsid w:val="087C437A"/>
    <w:rsid w:val="087DE4E5"/>
    <w:rsid w:val="088589BE"/>
    <w:rsid w:val="08977792"/>
    <w:rsid w:val="089E2E1B"/>
    <w:rsid w:val="08A378BE"/>
    <w:rsid w:val="08C5FDA6"/>
    <w:rsid w:val="08D40055"/>
    <w:rsid w:val="08D75D01"/>
    <w:rsid w:val="08DA2D58"/>
    <w:rsid w:val="08E62702"/>
    <w:rsid w:val="08EB2578"/>
    <w:rsid w:val="08F615E8"/>
    <w:rsid w:val="08F629F3"/>
    <w:rsid w:val="08FA0C5C"/>
    <w:rsid w:val="08FBFE3C"/>
    <w:rsid w:val="08FC568F"/>
    <w:rsid w:val="090321BF"/>
    <w:rsid w:val="090C337B"/>
    <w:rsid w:val="0913A0D2"/>
    <w:rsid w:val="091D34CC"/>
    <w:rsid w:val="091DFA98"/>
    <w:rsid w:val="09259602"/>
    <w:rsid w:val="092987E8"/>
    <w:rsid w:val="094CF9BF"/>
    <w:rsid w:val="09608EE4"/>
    <w:rsid w:val="097F1190"/>
    <w:rsid w:val="097FEC4D"/>
    <w:rsid w:val="0998E169"/>
    <w:rsid w:val="09B9A2DF"/>
    <w:rsid w:val="09BDB188"/>
    <w:rsid w:val="09C06710"/>
    <w:rsid w:val="09C6796C"/>
    <w:rsid w:val="09E35971"/>
    <w:rsid w:val="09F0B906"/>
    <w:rsid w:val="0A1D5B6E"/>
    <w:rsid w:val="0A5546C8"/>
    <w:rsid w:val="0A684A30"/>
    <w:rsid w:val="0A71E351"/>
    <w:rsid w:val="0A862E39"/>
    <w:rsid w:val="0A9178A8"/>
    <w:rsid w:val="0A9A5CC3"/>
    <w:rsid w:val="0A9DC601"/>
    <w:rsid w:val="0AA19F64"/>
    <w:rsid w:val="0AA56DB4"/>
    <w:rsid w:val="0AA726A8"/>
    <w:rsid w:val="0AB30CAA"/>
    <w:rsid w:val="0AC173EE"/>
    <w:rsid w:val="0AD1054B"/>
    <w:rsid w:val="0ADE9504"/>
    <w:rsid w:val="0B14D366"/>
    <w:rsid w:val="0B2E1299"/>
    <w:rsid w:val="0B4D309A"/>
    <w:rsid w:val="0B572F3B"/>
    <w:rsid w:val="0B695043"/>
    <w:rsid w:val="0B70EAB4"/>
    <w:rsid w:val="0B741228"/>
    <w:rsid w:val="0B8CF77A"/>
    <w:rsid w:val="0B946605"/>
    <w:rsid w:val="0BC1561D"/>
    <w:rsid w:val="0BC3C981"/>
    <w:rsid w:val="0BC83515"/>
    <w:rsid w:val="0BDC4F15"/>
    <w:rsid w:val="0BE20DF7"/>
    <w:rsid w:val="0BF13453"/>
    <w:rsid w:val="0C1FF06C"/>
    <w:rsid w:val="0C3FD487"/>
    <w:rsid w:val="0C42B4BB"/>
    <w:rsid w:val="0C6F1A06"/>
    <w:rsid w:val="0C82240C"/>
    <w:rsid w:val="0C973885"/>
    <w:rsid w:val="0C9B8877"/>
    <w:rsid w:val="0CB7449F"/>
    <w:rsid w:val="0CD9C218"/>
    <w:rsid w:val="0CE56819"/>
    <w:rsid w:val="0CED4A93"/>
    <w:rsid w:val="0D131405"/>
    <w:rsid w:val="0D1707EF"/>
    <w:rsid w:val="0D1DAE89"/>
    <w:rsid w:val="0D1DED42"/>
    <w:rsid w:val="0D2641AB"/>
    <w:rsid w:val="0D583223"/>
    <w:rsid w:val="0D595BAB"/>
    <w:rsid w:val="0D67318B"/>
    <w:rsid w:val="0D91CD85"/>
    <w:rsid w:val="0D9E4D99"/>
    <w:rsid w:val="0DB19DDF"/>
    <w:rsid w:val="0DCB46DC"/>
    <w:rsid w:val="0E0BBA19"/>
    <w:rsid w:val="0E11E6E7"/>
    <w:rsid w:val="0E157AE9"/>
    <w:rsid w:val="0E22693F"/>
    <w:rsid w:val="0E26FF3C"/>
    <w:rsid w:val="0E3DA0F8"/>
    <w:rsid w:val="0E651369"/>
    <w:rsid w:val="0E679B1C"/>
    <w:rsid w:val="0E6FF560"/>
    <w:rsid w:val="0E76937A"/>
    <w:rsid w:val="0E78FDE8"/>
    <w:rsid w:val="0E7A80AF"/>
    <w:rsid w:val="0E8825EC"/>
    <w:rsid w:val="0E923D1D"/>
    <w:rsid w:val="0E92AFC7"/>
    <w:rsid w:val="0E995172"/>
    <w:rsid w:val="0EB59557"/>
    <w:rsid w:val="0EC5F1F2"/>
    <w:rsid w:val="0EFC49AA"/>
    <w:rsid w:val="0F001F3B"/>
    <w:rsid w:val="0F0B72E0"/>
    <w:rsid w:val="0F1F910F"/>
    <w:rsid w:val="0F2C45F5"/>
    <w:rsid w:val="0F399DD3"/>
    <w:rsid w:val="0F40626A"/>
    <w:rsid w:val="0F4515D9"/>
    <w:rsid w:val="0F488FFF"/>
    <w:rsid w:val="0F5D15E1"/>
    <w:rsid w:val="0F7F89DE"/>
    <w:rsid w:val="0F8683BF"/>
    <w:rsid w:val="0F94A81E"/>
    <w:rsid w:val="0FC5FF53"/>
    <w:rsid w:val="0FD2FBE6"/>
    <w:rsid w:val="0FD746F4"/>
    <w:rsid w:val="0FE09F50"/>
    <w:rsid w:val="0FF08CCF"/>
    <w:rsid w:val="0FF9E3D3"/>
    <w:rsid w:val="1004BF2E"/>
    <w:rsid w:val="1009ADBF"/>
    <w:rsid w:val="100A3691"/>
    <w:rsid w:val="100A5315"/>
    <w:rsid w:val="10429340"/>
    <w:rsid w:val="1054D376"/>
    <w:rsid w:val="1059817F"/>
    <w:rsid w:val="10706481"/>
    <w:rsid w:val="1082622A"/>
    <w:rsid w:val="108A940D"/>
    <w:rsid w:val="10962671"/>
    <w:rsid w:val="10A25D02"/>
    <w:rsid w:val="10B0BB4E"/>
    <w:rsid w:val="10B2361B"/>
    <w:rsid w:val="10CD8B5A"/>
    <w:rsid w:val="10F64E07"/>
    <w:rsid w:val="10FB73A7"/>
    <w:rsid w:val="111B62A8"/>
    <w:rsid w:val="111B669E"/>
    <w:rsid w:val="111E9987"/>
    <w:rsid w:val="1127A544"/>
    <w:rsid w:val="114A6957"/>
    <w:rsid w:val="114DBF33"/>
    <w:rsid w:val="117B9652"/>
    <w:rsid w:val="11872C4F"/>
    <w:rsid w:val="1188481E"/>
    <w:rsid w:val="118C1458"/>
    <w:rsid w:val="11966176"/>
    <w:rsid w:val="11FFDEDA"/>
    <w:rsid w:val="12184D32"/>
    <w:rsid w:val="12273D0F"/>
    <w:rsid w:val="125867D4"/>
    <w:rsid w:val="12711929"/>
    <w:rsid w:val="1271DB01"/>
    <w:rsid w:val="1278D3C0"/>
    <w:rsid w:val="127920BA"/>
    <w:rsid w:val="12891881"/>
    <w:rsid w:val="128E35F3"/>
    <w:rsid w:val="128F8BAA"/>
    <w:rsid w:val="1330952A"/>
    <w:rsid w:val="1337146E"/>
    <w:rsid w:val="133A7A4B"/>
    <w:rsid w:val="133CEED5"/>
    <w:rsid w:val="133F69B2"/>
    <w:rsid w:val="136029FB"/>
    <w:rsid w:val="137099AB"/>
    <w:rsid w:val="13AE6114"/>
    <w:rsid w:val="13C66C40"/>
    <w:rsid w:val="13CF3E00"/>
    <w:rsid w:val="13D59CD0"/>
    <w:rsid w:val="13E7B60D"/>
    <w:rsid w:val="13F4B698"/>
    <w:rsid w:val="13F6392E"/>
    <w:rsid w:val="14010082"/>
    <w:rsid w:val="1405407A"/>
    <w:rsid w:val="142611A7"/>
    <w:rsid w:val="14320F25"/>
    <w:rsid w:val="14917480"/>
    <w:rsid w:val="14AA6DCD"/>
    <w:rsid w:val="14B7DEEA"/>
    <w:rsid w:val="14BAB6EA"/>
    <w:rsid w:val="14D366CE"/>
    <w:rsid w:val="14DE4BCA"/>
    <w:rsid w:val="14FFA0CA"/>
    <w:rsid w:val="15126E6A"/>
    <w:rsid w:val="153E223F"/>
    <w:rsid w:val="154C8437"/>
    <w:rsid w:val="155232CF"/>
    <w:rsid w:val="15756B50"/>
    <w:rsid w:val="1588F21D"/>
    <w:rsid w:val="15974D99"/>
    <w:rsid w:val="159B956B"/>
    <w:rsid w:val="15AAE826"/>
    <w:rsid w:val="15B3D988"/>
    <w:rsid w:val="15B5242C"/>
    <w:rsid w:val="15B9CC49"/>
    <w:rsid w:val="15BA94BC"/>
    <w:rsid w:val="15CE9C1F"/>
    <w:rsid w:val="15D39386"/>
    <w:rsid w:val="15D3CD99"/>
    <w:rsid w:val="15E16678"/>
    <w:rsid w:val="15EE0E7C"/>
    <w:rsid w:val="15F26B93"/>
    <w:rsid w:val="15FFDDB1"/>
    <w:rsid w:val="1612252D"/>
    <w:rsid w:val="16137E4D"/>
    <w:rsid w:val="1620D151"/>
    <w:rsid w:val="16399C07"/>
    <w:rsid w:val="164F34F1"/>
    <w:rsid w:val="1657D8F0"/>
    <w:rsid w:val="1662970E"/>
    <w:rsid w:val="16746070"/>
    <w:rsid w:val="168155C0"/>
    <w:rsid w:val="168A42AB"/>
    <w:rsid w:val="16C4991A"/>
    <w:rsid w:val="16C6F399"/>
    <w:rsid w:val="16CCAE8E"/>
    <w:rsid w:val="16D400C3"/>
    <w:rsid w:val="171F44CB"/>
    <w:rsid w:val="1721793C"/>
    <w:rsid w:val="1758963F"/>
    <w:rsid w:val="17682BA6"/>
    <w:rsid w:val="1770DEF3"/>
    <w:rsid w:val="178502EC"/>
    <w:rsid w:val="1785C6B9"/>
    <w:rsid w:val="179E63EF"/>
    <w:rsid w:val="17ADE3C1"/>
    <w:rsid w:val="17E013B7"/>
    <w:rsid w:val="17F26CD1"/>
    <w:rsid w:val="17FF4931"/>
    <w:rsid w:val="1837BE07"/>
    <w:rsid w:val="1838717C"/>
    <w:rsid w:val="184A318B"/>
    <w:rsid w:val="184F73E8"/>
    <w:rsid w:val="185EA567"/>
    <w:rsid w:val="186914C7"/>
    <w:rsid w:val="186A2AEF"/>
    <w:rsid w:val="189E3BAD"/>
    <w:rsid w:val="18BCBFF6"/>
    <w:rsid w:val="18C54A6C"/>
    <w:rsid w:val="18DF89FA"/>
    <w:rsid w:val="18E32E93"/>
    <w:rsid w:val="18E46A06"/>
    <w:rsid w:val="18FF3EE8"/>
    <w:rsid w:val="19054396"/>
    <w:rsid w:val="19216243"/>
    <w:rsid w:val="1924C8D8"/>
    <w:rsid w:val="19341C8C"/>
    <w:rsid w:val="1978C791"/>
    <w:rsid w:val="19A4636E"/>
    <w:rsid w:val="19A4C4E9"/>
    <w:rsid w:val="19A568FD"/>
    <w:rsid w:val="19BAF2F2"/>
    <w:rsid w:val="19D98D58"/>
    <w:rsid w:val="19E84AB3"/>
    <w:rsid w:val="1A0E392C"/>
    <w:rsid w:val="1A2C1729"/>
    <w:rsid w:val="1A3C747B"/>
    <w:rsid w:val="1A43CD0E"/>
    <w:rsid w:val="1A43E78F"/>
    <w:rsid w:val="1A5A3D08"/>
    <w:rsid w:val="1A5CC116"/>
    <w:rsid w:val="1A7BA6BC"/>
    <w:rsid w:val="1A801795"/>
    <w:rsid w:val="1A851CE1"/>
    <w:rsid w:val="1A8AF110"/>
    <w:rsid w:val="1AE3B057"/>
    <w:rsid w:val="1AE6F808"/>
    <w:rsid w:val="1AEFB7E2"/>
    <w:rsid w:val="1B06F60A"/>
    <w:rsid w:val="1B2ADEEF"/>
    <w:rsid w:val="1B3CC5FE"/>
    <w:rsid w:val="1B3E3B86"/>
    <w:rsid w:val="1B46003B"/>
    <w:rsid w:val="1B51F5D7"/>
    <w:rsid w:val="1B5B7DEA"/>
    <w:rsid w:val="1B5DEFDA"/>
    <w:rsid w:val="1B77ABC1"/>
    <w:rsid w:val="1B823849"/>
    <w:rsid w:val="1B94C49D"/>
    <w:rsid w:val="1B9E6F7D"/>
    <w:rsid w:val="1BA72F64"/>
    <w:rsid w:val="1BAC602D"/>
    <w:rsid w:val="1BBE2FDD"/>
    <w:rsid w:val="1BC91529"/>
    <w:rsid w:val="1BCA1A60"/>
    <w:rsid w:val="1C2E1310"/>
    <w:rsid w:val="1C346FF8"/>
    <w:rsid w:val="1C4CECF6"/>
    <w:rsid w:val="1C68EE8D"/>
    <w:rsid w:val="1C6F08B3"/>
    <w:rsid w:val="1C7577AF"/>
    <w:rsid w:val="1C7AF709"/>
    <w:rsid w:val="1C7BE534"/>
    <w:rsid w:val="1C7EF401"/>
    <w:rsid w:val="1C9E9AD6"/>
    <w:rsid w:val="1CA313D2"/>
    <w:rsid w:val="1CA400E9"/>
    <w:rsid w:val="1CB4A85A"/>
    <w:rsid w:val="1CB8499C"/>
    <w:rsid w:val="1CF1F7EF"/>
    <w:rsid w:val="1D1C80E6"/>
    <w:rsid w:val="1D3AC502"/>
    <w:rsid w:val="1D5809FD"/>
    <w:rsid w:val="1D9935CE"/>
    <w:rsid w:val="1DB9B93B"/>
    <w:rsid w:val="1DC515C4"/>
    <w:rsid w:val="1DCEC9B7"/>
    <w:rsid w:val="1E12A60C"/>
    <w:rsid w:val="1E23870A"/>
    <w:rsid w:val="1E304FC5"/>
    <w:rsid w:val="1E67C1B0"/>
    <w:rsid w:val="1E6920CE"/>
    <w:rsid w:val="1E69933F"/>
    <w:rsid w:val="1E69E0A5"/>
    <w:rsid w:val="1E6C3029"/>
    <w:rsid w:val="1E80C231"/>
    <w:rsid w:val="1EA5FBCF"/>
    <w:rsid w:val="1EAD0710"/>
    <w:rsid w:val="1EDD8DE7"/>
    <w:rsid w:val="1EEE4725"/>
    <w:rsid w:val="1EFB7F1B"/>
    <w:rsid w:val="1F03640E"/>
    <w:rsid w:val="1F1811D9"/>
    <w:rsid w:val="1F1E51A9"/>
    <w:rsid w:val="1F27D5FB"/>
    <w:rsid w:val="1F46FC80"/>
    <w:rsid w:val="1F48EAF6"/>
    <w:rsid w:val="1F4CA44B"/>
    <w:rsid w:val="1F56327D"/>
    <w:rsid w:val="1F57466B"/>
    <w:rsid w:val="1F5D051C"/>
    <w:rsid w:val="1F7D8C92"/>
    <w:rsid w:val="1F87FD14"/>
    <w:rsid w:val="20155711"/>
    <w:rsid w:val="20689540"/>
    <w:rsid w:val="20694CC7"/>
    <w:rsid w:val="2079D28F"/>
    <w:rsid w:val="2080FFD9"/>
    <w:rsid w:val="20AE3F9C"/>
    <w:rsid w:val="20B15894"/>
    <w:rsid w:val="20CBC852"/>
    <w:rsid w:val="20E23341"/>
    <w:rsid w:val="20E91C41"/>
    <w:rsid w:val="20F66DC1"/>
    <w:rsid w:val="20F9FC71"/>
    <w:rsid w:val="2112EA7F"/>
    <w:rsid w:val="214E3550"/>
    <w:rsid w:val="214E8079"/>
    <w:rsid w:val="216E19CC"/>
    <w:rsid w:val="21759BD4"/>
    <w:rsid w:val="2178015A"/>
    <w:rsid w:val="2187AB4F"/>
    <w:rsid w:val="21988BD4"/>
    <w:rsid w:val="21B00627"/>
    <w:rsid w:val="21B086DB"/>
    <w:rsid w:val="21C60BF9"/>
    <w:rsid w:val="21C7AA58"/>
    <w:rsid w:val="221E819A"/>
    <w:rsid w:val="22211168"/>
    <w:rsid w:val="225BA89F"/>
    <w:rsid w:val="225DE5C5"/>
    <w:rsid w:val="2278DEB3"/>
    <w:rsid w:val="22910FE2"/>
    <w:rsid w:val="2299DBCE"/>
    <w:rsid w:val="22AFA866"/>
    <w:rsid w:val="22B07961"/>
    <w:rsid w:val="22DE4242"/>
    <w:rsid w:val="22E2C731"/>
    <w:rsid w:val="22EA0FFD"/>
    <w:rsid w:val="22EB5749"/>
    <w:rsid w:val="22EC9743"/>
    <w:rsid w:val="22F4A4B7"/>
    <w:rsid w:val="22F787F0"/>
    <w:rsid w:val="22FA8C62"/>
    <w:rsid w:val="22FF22FC"/>
    <w:rsid w:val="2300C42A"/>
    <w:rsid w:val="231034FE"/>
    <w:rsid w:val="232B0687"/>
    <w:rsid w:val="23300BFA"/>
    <w:rsid w:val="233DDA00"/>
    <w:rsid w:val="2345BADD"/>
    <w:rsid w:val="23477758"/>
    <w:rsid w:val="235AA944"/>
    <w:rsid w:val="23609F9B"/>
    <w:rsid w:val="23818160"/>
    <w:rsid w:val="238526BC"/>
    <w:rsid w:val="238F5DFC"/>
    <w:rsid w:val="23A4E2C2"/>
    <w:rsid w:val="23A6AA09"/>
    <w:rsid w:val="23ADA42A"/>
    <w:rsid w:val="23D48874"/>
    <w:rsid w:val="23DF913B"/>
    <w:rsid w:val="24195D3B"/>
    <w:rsid w:val="241A86F6"/>
    <w:rsid w:val="24346221"/>
    <w:rsid w:val="243D5558"/>
    <w:rsid w:val="2454C305"/>
    <w:rsid w:val="245794D7"/>
    <w:rsid w:val="24662536"/>
    <w:rsid w:val="246A28E3"/>
    <w:rsid w:val="246DC749"/>
    <w:rsid w:val="246E7C22"/>
    <w:rsid w:val="24771F55"/>
    <w:rsid w:val="248C207D"/>
    <w:rsid w:val="248C40FC"/>
    <w:rsid w:val="24A5243D"/>
    <w:rsid w:val="24AC9C2E"/>
    <w:rsid w:val="24E39B41"/>
    <w:rsid w:val="250BA4BE"/>
    <w:rsid w:val="2517E3EF"/>
    <w:rsid w:val="251FFDFD"/>
    <w:rsid w:val="2534B13C"/>
    <w:rsid w:val="25355733"/>
    <w:rsid w:val="253D3C11"/>
    <w:rsid w:val="253FDC28"/>
    <w:rsid w:val="255991B3"/>
    <w:rsid w:val="258F78E0"/>
    <w:rsid w:val="25A5DBFC"/>
    <w:rsid w:val="25CF9212"/>
    <w:rsid w:val="25D05508"/>
    <w:rsid w:val="25FCB596"/>
    <w:rsid w:val="2609E915"/>
    <w:rsid w:val="26152A88"/>
    <w:rsid w:val="26362B2D"/>
    <w:rsid w:val="2650477F"/>
    <w:rsid w:val="26522355"/>
    <w:rsid w:val="26565EDC"/>
    <w:rsid w:val="265D2243"/>
    <w:rsid w:val="267DD602"/>
    <w:rsid w:val="2686414B"/>
    <w:rsid w:val="2696C893"/>
    <w:rsid w:val="269B2309"/>
    <w:rsid w:val="26ACB195"/>
    <w:rsid w:val="26B0F6D5"/>
    <w:rsid w:val="26BE0E2D"/>
    <w:rsid w:val="26C79454"/>
    <w:rsid w:val="26D6F86D"/>
    <w:rsid w:val="26DD0FC5"/>
    <w:rsid w:val="26F3E5FA"/>
    <w:rsid w:val="26F56064"/>
    <w:rsid w:val="26F6983C"/>
    <w:rsid w:val="26F7B9AD"/>
    <w:rsid w:val="2740FE98"/>
    <w:rsid w:val="274E319C"/>
    <w:rsid w:val="27630C06"/>
    <w:rsid w:val="27676DCD"/>
    <w:rsid w:val="2770CFBC"/>
    <w:rsid w:val="278BAF72"/>
    <w:rsid w:val="2792626D"/>
    <w:rsid w:val="27BAD850"/>
    <w:rsid w:val="27C5E0CE"/>
    <w:rsid w:val="27D84FBC"/>
    <w:rsid w:val="27DE7D5E"/>
    <w:rsid w:val="27E556C9"/>
    <w:rsid w:val="27E7EB3D"/>
    <w:rsid w:val="2806FF56"/>
    <w:rsid w:val="2818548C"/>
    <w:rsid w:val="28372D52"/>
    <w:rsid w:val="28590561"/>
    <w:rsid w:val="28BEA15D"/>
    <w:rsid w:val="28D37E90"/>
    <w:rsid w:val="28E23A1B"/>
    <w:rsid w:val="28E96E32"/>
    <w:rsid w:val="29051C68"/>
    <w:rsid w:val="29078220"/>
    <w:rsid w:val="2907CE1C"/>
    <w:rsid w:val="290CDA33"/>
    <w:rsid w:val="291752A6"/>
    <w:rsid w:val="29203C74"/>
    <w:rsid w:val="29400588"/>
    <w:rsid w:val="294D2664"/>
    <w:rsid w:val="295F8551"/>
    <w:rsid w:val="296BA421"/>
    <w:rsid w:val="29812918"/>
    <w:rsid w:val="29823A61"/>
    <w:rsid w:val="29AD1FAA"/>
    <w:rsid w:val="29B7417D"/>
    <w:rsid w:val="29BD0FE9"/>
    <w:rsid w:val="29CA5532"/>
    <w:rsid w:val="29D324C2"/>
    <w:rsid w:val="29F912C8"/>
    <w:rsid w:val="2A055AC4"/>
    <w:rsid w:val="2A147122"/>
    <w:rsid w:val="2A19247D"/>
    <w:rsid w:val="2A20B586"/>
    <w:rsid w:val="2A22C2CC"/>
    <w:rsid w:val="2A254E23"/>
    <w:rsid w:val="2A3257BF"/>
    <w:rsid w:val="2A3801D9"/>
    <w:rsid w:val="2A3F34C3"/>
    <w:rsid w:val="2A43DEBC"/>
    <w:rsid w:val="2A48EBD5"/>
    <w:rsid w:val="2A55BB37"/>
    <w:rsid w:val="2A5B8935"/>
    <w:rsid w:val="2A5D4929"/>
    <w:rsid w:val="2A61884F"/>
    <w:rsid w:val="2A68E4D8"/>
    <w:rsid w:val="2AA6C16E"/>
    <w:rsid w:val="2AB2BABD"/>
    <w:rsid w:val="2AB84BB9"/>
    <w:rsid w:val="2AC1D387"/>
    <w:rsid w:val="2ACB8E29"/>
    <w:rsid w:val="2ACC0411"/>
    <w:rsid w:val="2AD2E5D3"/>
    <w:rsid w:val="2AD74E0E"/>
    <w:rsid w:val="2AD79AD3"/>
    <w:rsid w:val="2AEC40DF"/>
    <w:rsid w:val="2AEFCFF7"/>
    <w:rsid w:val="2AFB4C6A"/>
    <w:rsid w:val="2B382D2E"/>
    <w:rsid w:val="2B3B0A37"/>
    <w:rsid w:val="2B654EBD"/>
    <w:rsid w:val="2B67CC80"/>
    <w:rsid w:val="2BB9821A"/>
    <w:rsid w:val="2BD536DF"/>
    <w:rsid w:val="2BE49BF7"/>
    <w:rsid w:val="2BE60811"/>
    <w:rsid w:val="2C16B016"/>
    <w:rsid w:val="2C330F88"/>
    <w:rsid w:val="2C362287"/>
    <w:rsid w:val="2C36869B"/>
    <w:rsid w:val="2C384123"/>
    <w:rsid w:val="2C4DA198"/>
    <w:rsid w:val="2C532EDE"/>
    <w:rsid w:val="2C71F631"/>
    <w:rsid w:val="2C7590AD"/>
    <w:rsid w:val="2C7B5A30"/>
    <w:rsid w:val="2C7F70BF"/>
    <w:rsid w:val="2C8B828C"/>
    <w:rsid w:val="2C8E1BC6"/>
    <w:rsid w:val="2CA89CCF"/>
    <w:rsid w:val="2CAF7A75"/>
    <w:rsid w:val="2CC9C553"/>
    <w:rsid w:val="2CDC638E"/>
    <w:rsid w:val="2CDC8839"/>
    <w:rsid w:val="2CF4B057"/>
    <w:rsid w:val="2CF807FC"/>
    <w:rsid w:val="2D047368"/>
    <w:rsid w:val="2D0D35B5"/>
    <w:rsid w:val="2D10C0C7"/>
    <w:rsid w:val="2D24E156"/>
    <w:rsid w:val="2D371AF0"/>
    <w:rsid w:val="2D3CCE79"/>
    <w:rsid w:val="2D4A3E69"/>
    <w:rsid w:val="2D839CEC"/>
    <w:rsid w:val="2D83C994"/>
    <w:rsid w:val="2D848A46"/>
    <w:rsid w:val="2DBA8C8F"/>
    <w:rsid w:val="2DCF7C70"/>
    <w:rsid w:val="2DD6B0D8"/>
    <w:rsid w:val="2DEB772F"/>
    <w:rsid w:val="2E0F3600"/>
    <w:rsid w:val="2E1EC8E8"/>
    <w:rsid w:val="2E25121A"/>
    <w:rsid w:val="2E3D015F"/>
    <w:rsid w:val="2E692415"/>
    <w:rsid w:val="2E6C8082"/>
    <w:rsid w:val="2E8A2609"/>
    <w:rsid w:val="2E8DC589"/>
    <w:rsid w:val="2E918F65"/>
    <w:rsid w:val="2EC06EC5"/>
    <w:rsid w:val="2ECDCB22"/>
    <w:rsid w:val="2ED01802"/>
    <w:rsid w:val="2ED140F8"/>
    <w:rsid w:val="2ED300AC"/>
    <w:rsid w:val="2EE11AB6"/>
    <w:rsid w:val="2EFE1725"/>
    <w:rsid w:val="2F233368"/>
    <w:rsid w:val="2F255F31"/>
    <w:rsid w:val="2F2A2D5F"/>
    <w:rsid w:val="2F2BE496"/>
    <w:rsid w:val="2F3972C4"/>
    <w:rsid w:val="2F64CE83"/>
    <w:rsid w:val="2F715994"/>
    <w:rsid w:val="2F799723"/>
    <w:rsid w:val="2F79B1B4"/>
    <w:rsid w:val="2F995764"/>
    <w:rsid w:val="2FA51025"/>
    <w:rsid w:val="2FA534D3"/>
    <w:rsid w:val="2FCA63D1"/>
    <w:rsid w:val="2FCCAB02"/>
    <w:rsid w:val="2FDBA879"/>
    <w:rsid w:val="2FDC90A0"/>
    <w:rsid w:val="2FE8753A"/>
    <w:rsid w:val="2FEA6649"/>
    <w:rsid w:val="2FEAB6FE"/>
    <w:rsid w:val="2FF998B6"/>
    <w:rsid w:val="3000706C"/>
    <w:rsid w:val="302E4CE5"/>
    <w:rsid w:val="3031B912"/>
    <w:rsid w:val="303259A7"/>
    <w:rsid w:val="304B08D3"/>
    <w:rsid w:val="304FD5C3"/>
    <w:rsid w:val="30580A13"/>
    <w:rsid w:val="306515B7"/>
    <w:rsid w:val="3071147B"/>
    <w:rsid w:val="30749EBF"/>
    <w:rsid w:val="308527DF"/>
    <w:rsid w:val="308FB77D"/>
    <w:rsid w:val="30915030"/>
    <w:rsid w:val="3096CB5C"/>
    <w:rsid w:val="30B1E59F"/>
    <w:rsid w:val="30B934C2"/>
    <w:rsid w:val="30D6C980"/>
    <w:rsid w:val="30E8F95E"/>
    <w:rsid w:val="30ED4D43"/>
    <w:rsid w:val="310465F7"/>
    <w:rsid w:val="31069562"/>
    <w:rsid w:val="3119758A"/>
    <w:rsid w:val="311B7925"/>
    <w:rsid w:val="311EF979"/>
    <w:rsid w:val="311F8F69"/>
    <w:rsid w:val="3126963C"/>
    <w:rsid w:val="312FC1BF"/>
    <w:rsid w:val="313C0738"/>
    <w:rsid w:val="3150FCC7"/>
    <w:rsid w:val="315AF584"/>
    <w:rsid w:val="3171432C"/>
    <w:rsid w:val="317A830B"/>
    <w:rsid w:val="3180BED2"/>
    <w:rsid w:val="3196235A"/>
    <w:rsid w:val="3196CDB2"/>
    <w:rsid w:val="3199B001"/>
    <w:rsid w:val="319BD81C"/>
    <w:rsid w:val="31A76179"/>
    <w:rsid w:val="31A7CDCC"/>
    <w:rsid w:val="31AA5212"/>
    <w:rsid w:val="31CDFB24"/>
    <w:rsid w:val="31DA3465"/>
    <w:rsid w:val="32087423"/>
    <w:rsid w:val="3209CFC8"/>
    <w:rsid w:val="32335954"/>
    <w:rsid w:val="324D4276"/>
    <w:rsid w:val="3256A3FA"/>
    <w:rsid w:val="326680BB"/>
    <w:rsid w:val="32693161"/>
    <w:rsid w:val="327312D0"/>
    <w:rsid w:val="327ADAF2"/>
    <w:rsid w:val="327E992E"/>
    <w:rsid w:val="328037C1"/>
    <w:rsid w:val="32805C4C"/>
    <w:rsid w:val="32A10E2D"/>
    <w:rsid w:val="32AE44E4"/>
    <w:rsid w:val="32DC8806"/>
    <w:rsid w:val="330973B3"/>
    <w:rsid w:val="330EC3AE"/>
    <w:rsid w:val="333E039C"/>
    <w:rsid w:val="33437397"/>
    <w:rsid w:val="334A6A07"/>
    <w:rsid w:val="335911C4"/>
    <w:rsid w:val="3392126C"/>
    <w:rsid w:val="33E66188"/>
    <w:rsid w:val="33EB6F2B"/>
    <w:rsid w:val="33EC0579"/>
    <w:rsid w:val="33FACECC"/>
    <w:rsid w:val="340754EF"/>
    <w:rsid w:val="3410D65C"/>
    <w:rsid w:val="3420D650"/>
    <w:rsid w:val="3430D6DD"/>
    <w:rsid w:val="34710F5C"/>
    <w:rsid w:val="34809037"/>
    <w:rsid w:val="349436E5"/>
    <w:rsid w:val="34B04426"/>
    <w:rsid w:val="34B6BBFB"/>
    <w:rsid w:val="34CD52C3"/>
    <w:rsid w:val="34D3ECED"/>
    <w:rsid w:val="34D4764A"/>
    <w:rsid w:val="34D8DA44"/>
    <w:rsid w:val="34E3223A"/>
    <w:rsid w:val="34EDC957"/>
    <w:rsid w:val="352D107A"/>
    <w:rsid w:val="355BF177"/>
    <w:rsid w:val="356A09F4"/>
    <w:rsid w:val="35725A1A"/>
    <w:rsid w:val="3574DFC6"/>
    <w:rsid w:val="3588CF8C"/>
    <w:rsid w:val="35900956"/>
    <w:rsid w:val="35A49BE6"/>
    <w:rsid w:val="35A4B858"/>
    <w:rsid w:val="35AAC2F1"/>
    <w:rsid w:val="35B57E0E"/>
    <w:rsid w:val="35BDCAD1"/>
    <w:rsid w:val="35CDE992"/>
    <w:rsid w:val="35DA161D"/>
    <w:rsid w:val="35DC41A8"/>
    <w:rsid w:val="35E3E838"/>
    <w:rsid w:val="35E4DD6C"/>
    <w:rsid w:val="361403B9"/>
    <w:rsid w:val="3614EDA1"/>
    <w:rsid w:val="362265E3"/>
    <w:rsid w:val="362A3AAE"/>
    <w:rsid w:val="36302959"/>
    <w:rsid w:val="36305433"/>
    <w:rsid w:val="363A9E29"/>
    <w:rsid w:val="3642D642"/>
    <w:rsid w:val="365A1A76"/>
    <w:rsid w:val="368A3E8F"/>
    <w:rsid w:val="36943C3E"/>
    <w:rsid w:val="36DEDE0F"/>
    <w:rsid w:val="36E11B31"/>
    <w:rsid w:val="37058154"/>
    <w:rsid w:val="37118EBC"/>
    <w:rsid w:val="371343AC"/>
    <w:rsid w:val="374A4523"/>
    <w:rsid w:val="374D79E1"/>
    <w:rsid w:val="37591721"/>
    <w:rsid w:val="3762DD44"/>
    <w:rsid w:val="376CCF76"/>
    <w:rsid w:val="3775DDAE"/>
    <w:rsid w:val="37823BF7"/>
    <w:rsid w:val="37876B21"/>
    <w:rsid w:val="37A9A4B9"/>
    <w:rsid w:val="37AB7F78"/>
    <w:rsid w:val="37CBE0A9"/>
    <w:rsid w:val="37FC8A3A"/>
    <w:rsid w:val="3804FB89"/>
    <w:rsid w:val="380AA494"/>
    <w:rsid w:val="3815CE33"/>
    <w:rsid w:val="38389FCF"/>
    <w:rsid w:val="383BCBCB"/>
    <w:rsid w:val="383F02C7"/>
    <w:rsid w:val="3846030E"/>
    <w:rsid w:val="38499542"/>
    <w:rsid w:val="384B34F4"/>
    <w:rsid w:val="384D6D13"/>
    <w:rsid w:val="386AAB81"/>
    <w:rsid w:val="386C7A45"/>
    <w:rsid w:val="3872C94E"/>
    <w:rsid w:val="3874C252"/>
    <w:rsid w:val="387B7F63"/>
    <w:rsid w:val="388634A1"/>
    <w:rsid w:val="3889A862"/>
    <w:rsid w:val="38A615B9"/>
    <w:rsid w:val="38C6739B"/>
    <w:rsid w:val="38DF5A06"/>
    <w:rsid w:val="38E14739"/>
    <w:rsid w:val="38EE3F31"/>
    <w:rsid w:val="38FB1D36"/>
    <w:rsid w:val="39020AAD"/>
    <w:rsid w:val="3909ADC8"/>
    <w:rsid w:val="390AE09C"/>
    <w:rsid w:val="391FC39E"/>
    <w:rsid w:val="394D73FB"/>
    <w:rsid w:val="394D99CA"/>
    <w:rsid w:val="3955EAEB"/>
    <w:rsid w:val="3956A55E"/>
    <w:rsid w:val="3958ED83"/>
    <w:rsid w:val="395C8281"/>
    <w:rsid w:val="396BDA96"/>
    <w:rsid w:val="398ACAD8"/>
    <w:rsid w:val="39A1384B"/>
    <w:rsid w:val="39A663AD"/>
    <w:rsid w:val="39B8D746"/>
    <w:rsid w:val="39BDA113"/>
    <w:rsid w:val="39BEE115"/>
    <w:rsid w:val="39D56E94"/>
    <w:rsid w:val="39DE4A88"/>
    <w:rsid w:val="39E9C986"/>
    <w:rsid w:val="39FEFFD7"/>
    <w:rsid w:val="3A13ED8B"/>
    <w:rsid w:val="3A1A82C6"/>
    <w:rsid w:val="3A2BCBC3"/>
    <w:rsid w:val="3A4A50BA"/>
    <w:rsid w:val="3A5FAEBF"/>
    <w:rsid w:val="3A620817"/>
    <w:rsid w:val="3A656895"/>
    <w:rsid w:val="3A7540FB"/>
    <w:rsid w:val="3A81C411"/>
    <w:rsid w:val="3AA2ADE2"/>
    <w:rsid w:val="3AA54BCA"/>
    <w:rsid w:val="3AA91087"/>
    <w:rsid w:val="3AB24248"/>
    <w:rsid w:val="3AB9F340"/>
    <w:rsid w:val="3AC790EE"/>
    <w:rsid w:val="3AC978FF"/>
    <w:rsid w:val="3AD0D897"/>
    <w:rsid w:val="3AD39271"/>
    <w:rsid w:val="3AD47D3D"/>
    <w:rsid w:val="3AD4EB7F"/>
    <w:rsid w:val="3AD76D06"/>
    <w:rsid w:val="3B03BDD5"/>
    <w:rsid w:val="3B046D55"/>
    <w:rsid w:val="3B112EA9"/>
    <w:rsid w:val="3B43665E"/>
    <w:rsid w:val="3B5F623A"/>
    <w:rsid w:val="3B6E185A"/>
    <w:rsid w:val="3BB8FFD4"/>
    <w:rsid w:val="3BBE1576"/>
    <w:rsid w:val="3BDDE29B"/>
    <w:rsid w:val="3BDEF476"/>
    <w:rsid w:val="3BEE6FC8"/>
    <w:rsid w:val="3BF07228"/>
    <w:rsid w:val="3BFA3008"/>
    <w:rsid w:val="3C13E67A"/>
    <w:rsid w:val="3C1422B0"/>
    <w:rsid w:val="3C1DC140"/>
    <w:rsid w:val="3C24530A"/>
    <w:rsid w:val="3C29B3C7"/>
    <w:rsid w:val="3C2E23A6"/>
    <w:rsid w:val="3C3C8B9B"/>
    <w:rsid w:val="3C3EB687"/>
    <w:rsid w:val="3C422D4C"/>
    <w:rsid w:val="3C4BB594"/>
    <w:rsid w:val="3C85CE82"/>
    <w:rsid w:val="3C8CD9BE"/>
    <w:rsid w:val="3CB3B27E"/>
    <w:rsid w:val="3CE57786"/>
    <w:rsid w:val="3D2F218B"/>
    <w:rsid w:val="3D3BCBF3"/>
    <w:rsid w:val="3D3C5AB9"/>
    <w:rsid w:val="3D6E0698"/>
    <w:rsid w:val="3D784C6C"/>
    <w:rsid w:val="3D8CC7B0"/>
    <w:rsid w:val="3D8E8ED5"/>
    <w:rsid w:val="3D932846"/>
    <w:rsid w:val="3D9C785B"/>
    <w:rsid w:val="3DBC2A8A"/>
    <w:rsid w:val="3DC379D8"/>
    <w:rsid w:val="3DCFDE10"/>
    <w:rsid w:val="3DEF539F"/>
    <w:rsid w:val="3E09C9DF"/>
    <w:rsid w:val="3E2A3FC7"/>
    <w:rsid w:val="3E3C73E3"/>
    <w:rsid w:val="3E7FDF0E"/>
    <w:rsid w:val="3E8763EB"/>
    <w:rsid w:val="3E9288E1"/>
    <w:rsid w:val="3E9710B5"/>
    <w:rsid w:val="3E9D9809"/>
    <w:rsid w:val="3EA8A431"/>
    <w:rsid w:val="3EACC7DC"/>
    <w:rsid w:val="3EB523F9"/>
    <w:rsid w:val="3EC8B838"/>
    <w:rsid w:val="3EED818A"/>
    <w:rsid w:val="3F010F5A"/>
    <w:rsid w:val="3F079453"/>
    <w:rsid w:val="3F110A24"/>
    <w:rsid w:val="3F15C229"/>
    <w:rsid w:val="3F21F7D3"/>
    <w:rsid w:val="3F2C4B40"/>
    <w:rsid w:val="3F48ED93"/>
    <w:rsid w:val="3F6E956E"/>
    <w:rsid w:val="3F902B25"/>
    <w:rsid w:val="3F99D803"/>
    <w:rsid w:val="3FA4B91E"/>
    <w:rsid w:val="3FDF1380"/>
    <w:rsid w:val="3FE30592"/>
    <w:rsid w:val="3FE9AD31"/>
    <w:rsid w:val="3FEC344B"/>
    <w:rsid w:val="3FEDA72D"/>
    <w:rsid w:val="3FF402BD"/>
    <w:rsid w:val="3FF836AE"/>
    <w:rsid w:val="40002FED"/>
    <w:rsid w:val="400CC4FB"/>
    <w:rsid w:val="40191CFC"/>
    <w:rsid w:val="4029CC1D"/>
    <w:rsid w:val="402E94B6"/>
    <w:rsid w:val="4032CAEE"/>
    <w:rsid w:val="405AA76D"/>
    <w:rsid w:val="40C0B3F5"/>
    <w:rsid w:val="40CD809F"/>
    <w:rsid w:val="40CF7277"/>
    <w:rsid w:val="40D5B339"/>
    <w:rsid w:val="40DEE943"/>
    <w:rsid w:val="40E19008"/>
    <w:rsid w:val="40ECD8DF"/>
    <w:rsid w:val="40FA4850"/>
    <w:rsid w:val="41279FAF"/>
    <w:rsid w:val="412AA698"/>
    <w:rsid w:val="412E718F"/>
    <w:rsid w:val="414771E8"/>
    <w:rsid w:val="41541892"/>
    <w:rsid w:val="4155637F"/>
    <w:rsid w:val="41668CC4"/>
    <w:rsid w:val="4181F714"/>
    <w:rsid w:val="41A408B8"/>
    <w:rsid w:val="41A904F7"/>
    <w:rsid w:val="41C97882"/>
    <w:rsid w:val="41DB5ECD"/>
    <w:rsid w:val="41E669E4"/>
    <w:rsid w:val="41FB5FD4"/>
    <w:rsid w:val="4218E639"/>
    <w:rsid w:val="4231B672"/>
    <w:rsid w:val="42410148"/>
    <w:rsid w:val="424C9D86"/>
    <w:rsid w:val="42607F4C"/>
    <w:rsid w:val="4261FC7E"/>
    <w:rsid w:val="426426E7"/>
    <w:rsid w:val="426EDC7A"/>
    <w:rsid w:val="42B31929"/>
    <w:rsid w:val="42CC1CB5"/>
    <w:rsid w:val="42E83D05"/>
    <w:rsid w:val="430B1A70"/>
    <w:rsid w:val="431E4866"/>
    <w:rsid w:val="432F1939"/>
    <w:rsid w:val="43446711"/>
    <w:rsid w:val="435F9F89"/>
    <w:rsid w:val="436553FE"/>
    <w:rsid w:val="436B51EB"/>
    <w:rsid w:val="43710394"/>
    <w:rsid w:val="43A5D88B"/>
    <w:rsid w:val="43AF3124"/>
    <w:rsid w:val="43DF7372"/>
    <w:rsid w:val="43E4D483"/>
    <w:rsid w:val="43E550AB"/>
    <w:rsid w:val="43ECDE5D"/>
    <w:rsid w:val="441394B2"/>
    <w:rsid w:val="44166AE4"/>
    <w:rsid w:val="442580F5"/>
    <w:rsid w:val="442D5D73"/>
    <w:rsid w:val="443BFDCC"/>
    <w:rsid w:val="444DBACB"/>
    <w:rsid w:val="4450B6C3"/>
    <w:rsid w:val="44638A1F"/>
    <w:rsid w:val="4469362D"/>
    <w:rsid w:val="447F9F83"/>
    <w:rsid w:val="4483A387"/>
    <w:rsid w:val="448B34C8"/>
    <w:rsid w:val="449E3276"/>
    <w:rsid w:val="44BE5ECE"/>
    <w:rsid w:val="44BEC07D"/>
    <w:rsid w:val="4514765B"/>
    <w:rsid w:val="45353F54"/>
    <w:rsid w:val="454531CC"/>
    <w:rsid w:val="454555BF"/>
    <w:rsid w:val="457FCE32"/>
    <w:rsid w:val="458AE291"/>
    <w:rsid w:val="458E62BC"/>
    <w:rsid w:val="459572D0"/>
    <w:rsid w:val="45C2AC93"/>
    <w:rsid w:val="45CC6FE1"/>
    <w:rsid w:val="45CC7F07"/>
    <w:rsid w:val="45D9049E"/>
    <w:rsid w:val="45DB7B6E"/>
    <w:rsid w:val="461033CA"/>
    <w:rsid w:val="46151142"/>
    <w:rsid w:val="462D311E"/>
    <w:rsid w:val="4635F03B"/>
    <w:rsid w:val="463708EA"/>
    <w:rsid w:val="46378B37"/>
    <w:rsid w:val="464025D9"/>
    <w:rsid w:val="4640402B"/>
    <w:rsid w:val="46538AD3"/>
    <w:rsid w:val="465B1ECD"/>
    <w:rsid w:val="4667DE23"/>
    <w:rsid w:val="468266BE"/>
    <w:rsid w:val="46869799"/>
    <w:rsid w:val="4697F8D9"/>
    <w:rsid w:val="469FEB58"/>
    <w:rsid w:val="46A0BE23"/>
    <w:rsid w:val="46BB5A90"/>
    <w:rsid w:val="46C3F2B1"/>
    <w:rsid w:val="46C7492D"/>
    <w:rsid w:val="46CD6887"/>
    <w:rsid w:val="46D8374C"/>
    <w:rsid w:val="46E50A1B"/>
    <w:rsid w:val="46F1A134"/>
    <w:rsid w:val="46F57B18"/>
    <w:rsid w:val="46FAC72F"/>
    <w:rsid w:val="471B7A97"/>
    <w:rsid w:val="47260F1B"/>
    <w:rsid w:val="472EB10C"/>
    <w:rsid w:val="473526CB"/>
    <w:rsid w:val="47437817"/>
    <w:rsid w:val="47446D04"/>
    <w:rsid w:val="475D883E"/>
    <w:rsid w:val="475E5F63"/>
    <w:rsid w:val="4765A3EC"/>
    <w:rsid w:val="477FAE25"/>
    <w:rsid w:val="477FD641"/>
    <w:rsid w:val="479B0D1E"/>
    <w:rsid w:val="479B6EB2"/>
    <w:rsid w:val="47CA9969"/>
    <w:rsid w:val="47D0CE0E"/>
    <w:rsid w:val="47DA3C35"/>
    <w:rsid w:val="47E04BEB"/>
    <w:rsid w:val="47E1A632"/>
    <w:rsid w:val="482896B6"/>
    <w:rsid w:val="48294692"/>
    <w:rsid w:val="4830176E"/>
    <w:rsid w:val="48303D30"/>
    <w:rsid w:val="483F63C2"/>
    <w:rsid w:val="48440E57"/>
    <w:rsid w:val="4845F47F"/>
    <w:rsid w:val="4877DF01"/>
    <w:rsid w:val="48850CA4"/>
    <w:rsid w:val="4896BB65"/>
    <w:rsid w:val="48AAAFC6"/>
    <w:rsid w:val="48BD3C92"/>
    <w:rsid w:val="48C572A8"/>
    <w:rsid w:val="48CBDBAD"/>
    <w:rsid w:val="48CE4E16"/>
    <w:rsid w:val="48D3C33F"/>
    <w:rsid w:val="48D90D06"/>
    <w:rsid w:val="48EB8F4B"/>
    <w:rsid w:val="48FAE474"/>
    <w:rsid w:val="491F6C45"/>
    <w:rsid w:val="494AC5CD"/>
    <w:rsid w:val="4956A634"/>
    <w:rsid w:val="4959B77F"/>
    <w:rsid w:val="49788246"/>
    <w:rsid w:val="498C5469"/>
    <w:rsid w:val="49AF3E43"/>
    <w:rsid w:val="49B3B247"/>
    <w:rsid w:val="49BFDCBA"/>
    <w:rsid w:val="49C242DA"/>
    <w:rsid w:val="49D48EA8"/>
    <w:rsid w:val="49DE6300"/>
    <w:rsid w:val="49F0D094"/>
    <w:rsid w:val="49F12612"/>
    <w:rsid w:val="4A040181"/>
    <w:rsid w:val="4A09B8F6"/>
    <w:rsid w:val="4A1CE644"/>
    <w:rsid w:val="4A2D3E93"/>
    <w:rsid w:val="4A33CB3F"/>
    <w:rsid w:val="4A39161C"/>
    <w:rsid w:val="4A70CA4C"/>
    <w:rsid w:val="4A71A030"/>
    <w:rsid w:val="4A78E33F"/>
    <w:rsid w:val="4A79F31D"/>
    <w:rsid w:val="4A8B4077"/>
    <w:rsid w:val="4AAC49A8"/>
    <w:rsid w:val="4AB8DB33"/>
    <w:rsid w:val="4AEB7EB2"/>
    <w:rsid w:val="4AFB1260"/>
    <w:rsid w:val="4AFE38D4"/>
    <w:rsid w:val="4B00701B"/>
    <w:rsid w:val="4B216DAB"/>
    <w:rsid w:val="4B2C62F0"/>
    <w:rsid w:val="4B3DEB8B"/>
    <w:rsid w:val="4B43F47A"/>
    <w:rsid w:val="4B50BB22"/>
    <w:rsid w:val="4B5AE33F"/>
    <w:rsid w:val="4B5BA8D2"/>
    <w:rsid w:val="4B5BF2E1"/>
    <w:rsid w:val="4B63CE44"/>
    <w:rsid w:val="4B67519C"/>
    <w:rsid w:val="4B848B6A"/>
    <w:rsid w:val="4B8BDE8C"/>
    <w:rsid w:val="4B9C3118"/>
    <w:rsid w:val="4BA38BCF"/>
    <w:rsid w:val="4BA71E4C"/>
    <w:rsid w:val="4BBAD2FF"/>
    <w:rsid w:val="4BDC59B4"/>
    <w:rsid w:val="4BDF4334"/>
    <w:rsid w:val="4C39CB20"/>
    <w:rsid w:val="4C4C321B"/>
    <w:rsid w:val="4C716EA1"/>
    <w:rsid w:val="4C795B0E"/>
    <w:rsid w:val="4C83781B"/>
    <w:rsid w:val="4C91DF35"/>
    <w:rsid w:val="4C9AA1C9"/>
    <w:rsid w:val="4CA8631A"/>
    <w:rsid w:val="4CBF988E"/>
    <w:rsid w:val="4CC68A89"/>
    <w:rsid w:val="4CD34E25"/>
    <w:rsid w:val="4CE06D53"/>
    <w:rsid w:val="4CE4B7AF"/>
    <w:rsid w:val="4CF6FA26"/>
    <w:rsid w:val="4CF83FCE"/>
    <w:rsid w:val="4D035FD6"/>
    <w:rsid w:val="4D0C6311"/>
    <w:rsid w:val="4D18EC70"/>
    <w:rsid w:val="4D228446"/>
    <w:rsid w:val="4D2B2C67"/>
    <w:rsid w:val="4D4CD4E0"/>
    <w:rsid w:val="4D5521D3"/>
    <w:rsid w:val="4D569D75"/>
    <w:rsid w:val="4D5D1E54"/>
    <w:rsid w:val="4D6C9C47"/>
    <w:rsid w:val="4D734168"/>
    <w:rsid w:val="4D7DB82E"/>
    <w:rsid w:val="4D8D843D"/>
    <w:rsid w:val="4D929AEC"/>
    <w:rsid w:val="4DACE0F0"/>
    <w:rsid w:val="4DC5C524"/>
    <w:rsid w:val="4DEFCAAB"/>
    <w:rsid w:val="4DF18E07"/>
    <w:rsid w:val="4DF8B9D4"/>
    <w:rsid w:val="4DF8BEFE"/>
    <w:rsid w:val="4E0E8FC4"/>
    <w:rsid w:val="4E1E3DEF"/>
    <w:rsid w:val="4E4A44B8"/>
    <w:rsid w:val="4E61BD15"/>
    <w:rsid w:val="4E6702B6"/>
    <w:rsid w:val="4E779EE4"/>
    <w:rsid w:val="4E88FFAA"/>
    <w:rsid w:val="4E972E32"/>
    <w:rsid w:val="4EA34996"/>
    <w:rsid w:val="4EAC4714"/>
    <w:rsid w:val="4EBB996A"/>
    <w:rsid w:val="4EC0FBB1"/>
    <w:rsid w:val="4ECD9680"/>
    <w:rsid w:val="4EFEDE89"/>
    <w:rsid w:val="4F01D83C"/>
    <w:rsid w:val="4F0799CE"/>
    <w:rsid w:val="4F0A9CE7"/>
    <w:rsid w:val="4F0B0A54"/>
    <w:rsid w:val="4F23D948"/>
    <w:rsid w:val="4F2BC688"/>
    <w:rsid w:val="4F3270DD"/>
    <w:rsid w:val="4F42E0F9"/>
    <w:rsid w:val="4F636F0C"/>
    <w:rsid w:val="4F70A4E9"/>
    <w:rsid w:val="4F777E93"/>
    <w:rsid w:val="4F911724"/>
    <w:rsid w:val="4F9174CD"/>
    <w:rsid w:val="4F976132"/>
    <w:rsid w:val="4FCB5EE3"/>
    <w:rsid w:val="4FE1A1AA"/>
    <w:rsid w:val="4FE4ED51"/>
    <w:rsid w:val="4FEAF62C"/>
    <w:rsid w:val="4FF650C0"/>
    <w:rsid w:val="500AF738"/>
    <w:rsid w:val="501C383B"/>
    <w:rsid w:val="502F2D1A"/>
    <w:rsid w:val="5034A862"/>
    <w:rsid w:val="50493777"/>
    <w:rsid w:val="50804539"/>
    <w:rsid w:val="508AEAD7"/>
    <w:rsid w:val="50904473"/>
    <w:rsid w:val="509406CC"/>
    <w:rsid w:val="50996331"/>
    <w:rsid w:val="509963FC"/>
    <w:rsid w:val="50AE1950"/>
    <w:rsid w:val="50B138A1"/>
    <w:rsid w:val="50C1C9E9"/>
    <w:rsid w:val="50C6F54C"/>
    <w:rsid w:val="50CE8796"/>
    <w:rsid w:val="50D051EF"/>
    <w:rsid w:val="50DADDC0"/>
    <w:rsid w:val="50E43AC5"/>
    <w:rsid w:val="50E9B233"/>
    <w:rsid w:val="5131298B"/>
    <w:rsid w:val="51359357"/>
    <w:rsid w:val="514611D1"/>
    <w:rsid w:val="514899C2"/>
    <w:rsid w:val="515D0AA5"/>
    <w:rsid w:val="515D9B49"/>
    <w:rsid w:val="515DF01B"/>
    <w:rsid w:val="5173E16E"/>
    <w:rsid w:val="518B3560"/>
    <w:rsid w:val="5194308D"/>
    <w:rsid w:val="51B28442"/>
    <w:rsid w:val="51CD8233"/>
    <w:rsid w:val="51D369DB"/>
    <w:rsid w:val="51D926EB"/>
    <w:rsid w:val="51E5B66F"/>
    <w:rsid w:val="51FE6DA6"/>
    <w:rsid w:val="520BF0FF"/>
    <w:rsid w:val="521CBA67"/>
    <w:rsid w:val="52295891"/>
    <w:rsid w:val="523E1F2D"/>
    <w:rsid w:val="5246ACDD"/>
    <w:rsid w:val="524A2264"/>
    <w:rsid w:val="524BFE81"/>
    <w:rsid w:val="525C7C30"/>
    <w:rsid w:val="526B7054"/>
    <w:rsid w:val="526BBD4B"/>
    <w:rsid w:val="526C2948"/>
    <w:rsid w:val="526D9C02"/>
    <w:rsid w:val="527055E6"/>
    <w:rsid w:val="5272E00D"/>
    <w:rsid w:val="5293E17A"/>
    <w:rsid w:val="52AC54DE"/>
    <w:rsid w:val="52B4617B"/>
    <w:rsid w:val="52CFEBEF"/>
    <w:rsid w:val="52D7F4BD"/>
    <w:rsid w:val="52D87CEC"/>
    <w:rsid w:val="52DDB7A6"/>
    <w:rsid w:val="52E84B13"/>
    <w:rsid w:val="52EE98A7"/>
    <w:rsid w:val="52F04384"/>
    <w:rsid w:val="52F13A9D"/>
    <w:rsid w:val="5307FB00"/>
    <w:rsid w:val="53494A86"/>
    <w:rsid w:val="53A2DF1A"/>
    <w:rsid w:val="53A77072"/>
    <w:rsid w:val="53AA2E16"/>
    <w:rsid w:val="53B633AB"/>
    <w:rsid w:val="53DD0D5D"/>
    <w:rsid w:val="53E9C9D8"/>
    <w:rsid w:val="53FE9E26"/>
    <w:rsid w:val="54016A7B"/>
    <w:rsid w:val="541B8729"/>
    <w:rsid w:val="542C9A99"/>
    <w:rsid w:val="543733DF"/>
    <w:rsid w:val="543C9EB0"/>
    <w:rsid w:val="543E7C01"/>
    <w:rsid w:val="54429794"/>
    <w:rsid w:val="5456B689"/>
    <w:rsid w:val="547026B4"/>
    <w:rsid w:val="547D354B"/>
    <w:rsid w:val="548EEF9D"/>
    <w:rsid w:val="5499B114"/>
    <w:rsid w:val="54A07902"/>
    <w:rsid w:val="54CFDCCA"/>
    <w:rsid w:val="55061306"/>
    <w:rsid w:val="552815CC"/>
    <w:rsid w:val="554D3CDD"/>
    <w:rsid w:val="55630299"/>
    <w:rsid w:val="55639A7F"/>
    <w:rsid w:val="556D8C36"/>
    <w:rsid w:val="557499A0"/>
    <w:rsid w:val="55850D08"/>
    <w:rsid w:val="55CA9FB5"/>
    <w:rsid w:val="55CFAB72"/>
    <w:rsid w:val="55E59F78"/>
    <w:rsid w:val="55F6A6C6"/>
    <w:rsid w:val="55FDA879"/>
    <w:rsid w:val="5626D063"/>
    <w:rsid w:val="563A56CB"/>
    <w:rsid w:val="56748386"/>
    <w:rsid w:val="568D8A70"/>
    <w:rsid w:val="56BA5235"/>
    <w:rsid w:val="56C4CED0"/>
    <w:rsid w:val="56CA64D1"/>
    <w:rsid w:val="56D78F55"/>
    <w:rsid w:val="56D822D8"/>
    <w:rsid w:val="56DA0CD3"/>
    <w:rsid w:val="56E3FD4A"/>
    <w:rsid w:val="57061551"/>
    <w:rsid w:val="5749D982"/>
    <w:rsid w:val="5750949E"/>
    <w:rsid w:val="575B5003"/>
    <w:rsid w:val="576A54E3"/>
    <w:rsid w:val="577530A6"/>
    <w:rsid w:val="577DE049"/>
    <w:rsid w:val="57875908"/>
    <w:rsid w:val="57928CA9"/>
    <w:rsid w:val="5798E4CF"/>
    <w:rsid w:val="5800C53E"/>
    <w:rsid w:val="581432AE"/>
    <w:rsid w:val="5824EC1C"/>
    <w:rsid w:val="5824F017"/>
    <w:rsid w:val="583C05F6"/>
    <w:rsid w:val="584A2AC5"/>
    <w:rsid w:val="584BD1F2"/>
    <w:rsid w:val="586F8386"/>
    <w:rsid w:val="58A06B87"/>
    <w:rsid w:val="58A39DDA"/>
    <w:rsid w:val="58BAB8BB"/>
    <w:rsid w:val="58CB4DC8"/>
    <w:rsid w:val="58D9CA2F"/>
    <w:rsid w:val="58F27381"/>
    <w:rsid w:val="58F498AC"/>
    <w:rsid w:val="59196DD5"/>
    <w:rsid w:val="5946630B"/>
    <w:rsid w:val="596018D8"/>
    <w:rsid w:val="59732606"/>
    <w:rsid w:val="59829DA4"/>
    <w:rsid w:val="5984F667"/>
    <w:rsid w:val="59AA3B82"/>
    <w:rsid w:val="59DD6D74"/>
    <w:rsid w:val="5A00563F"/>
    <w:rsid w:val="5A14395F"/>
    <w:rsid w:val="5A2D8CF2"/>
    <w:rsid w:val="5A306A62"/>
    <w:rsid w:val="5A4551E8"/>
    <w:rsid w:val="5A465595"/>
    <w:rsid w:val="5A4814F7"/>
    <w:rsid w:val="5A555917"/>
    <w:rsid w:val="5A714540"/>
    <w:rsid w:val="5A77E47E"/>
    <w:rsid w:val="5A908B1D"/>
    <w:rsid w:val="5A973182"/>
    <w:rsid w:val="5A9A922D"/>
    <w:rsid w:val="5AD45998"/>
    <w:rsid w:val="5ADC9A7C"/>
    <w:rsid w:val="5B1714C2"/>
    <w:rsid w:val="5B288537"/>
    <w:rsid w:val="5B5E00E8"/>
    <w:rsid w:val="5B6D1A64"/>
    <w:rsid w:val="5B6E6F16"/>
    <w:rsid w:val="5B747A4B"/>
    <w:rsid w:val="5B83EA35"/>
    <w:rsid w:val="5B8D035A"/>
    <w:rsid w:val="5BB24416"/>
    <w:rsid w:val="5BB7D37C"/>
    <w:rsid w:val="5BC81CA9"/>
    <w:rsid w:val="5BCB5EF8"/>
    <w:rsid w:val="5BDA45CF"/>
    <w:rsid w:val="5BDEB677"/>
    <w:rsid w:val="5BE52211"/>
    <w:rsid w:val="5BF1A115"/>
    <w:rsid w:val="5C08D74B"/>
    <w:rsid w:val="5C17C252"/>
    <w:rsid w:val="5C19917C"/>
    <w:rsid w:val="5C30D713"/>
    <w:rsid w:val="5C3DBBE5"/>
    <w:rsid w:val="5C6C9F74"/>
    <w:rsid w:val="5C6CE54D"/>
    <w:rsid w:val="5C814CA7"/>
    <w:rsid w:val="5C821EC4"/>
    <w:rsid w:val="5C8CE5D8"/>
    <w:rsid w:val="5C9F0BC1"/>
    <w:rsid w:val="5CD032A1"/>
    <w:rsid w:val="5CDFB3DA"/>
    <w:rsid w:val="5CEEBC82"/>
    <w:rsid w:val="5CF6D02A"/>
    <w:rsid w:val="5D0A5F17"/>
    <w:rsid w:val="5D38C749"/>
    <w:rsid w:val="5D7804C5"/>
    <w:rsid w:val="5DA147ED"/>
    <w:rsid w:val="5DA6405B"/>
    <w:rsid w:val="5DBF8127"/>
    <w:rsid w:val="5DD95845"/>
    <w:rsid w:val="5DE28CC7"/>
    <w:rsid w:val="5DEE1102"/>
    <w:rsid w:val="5E0B2235"/>
    <w:rsid w:val="5E16AEDE"/>
    <w:rsid w:val="5E1A2DE1"/>
    <w:rsid w:val="5E3C828F"/>
    <w:rsid w:val="5E3DB2BF"/>
    <w:rsid w:val="5E4BE1A6"/>
    <w:rsid w:val="5E551E22"/>
    <w:rsid w:val="5E5F340D"/>
    <w:rsid w:val="5E63C535"/>
    <w:rsid w:val="5E95E50C"/>
    <w:rsid w:val="5E9F452D"/>
    <w:rsid w:val="5EA163C4"/>
    <w:rsid w:val="5EB6138C"/>
    <w:rsid w:val="5EC1E0D9"/>
    <w:rsid w:val="5EEFC2D5"/>
    <w:rsid w:val="5EF84CA5"/>
    <w:rsid w:val="5EFCD403"/>
    <w:rsid w:val="5F0D5B1C"/>
    <w:rsid w:val="5F1F058C"/>
    <w:rsid w:val="5F34C5EB"/>
    <w:rsid w:val="5F429400"/>
    <w:rsid w:val="5F481E24"/>
    <w:rsid w:val="5F508DC1"/>
    <w:rsid w:val="5F5BE926"/>
    <w:rsid w:val="5F666093"/>
    <w:rsid w:val="5F958AE4"/>
    <w:rsid w:val="5F9E49F3"/>
    <w:rsid w:val="5FA0D780"/>
    <w:rsid w:val="5FB02D35"/>
    <w:rsid w:val="5FF0B689"/>
    <w:rsid w:val="60269948"/>
    <w:rsid w:val="602C5680"/>
    <w:rsid w:val="605FA63E"/>
    <w:rsid w:val="606E07AF"/>
    <w:rsid w:val="607F5F6F"/>
    <w:rsid w:val="609D26A7"/>
    <w:rsid w:val="60A565FD"/>
    <w:rsid w:val="60BCD12A"/>
    <w:rsid w:val="60CBEB8A"/>
    <w:rsid w:val="60CFE5E4"/>
    <w:rsid w:val="60E854E4"/>
    <w:rsid w:val="60E8C8A0"/>
    <w:rsid w:val="60EE265F"/>
    <w:rsid w:val="60F84FC2"/>
    <w:rsid w:val="6105C540"/>
    <w:rsid w:val="6106F144"/>
    <w:rsid w:val="610DE679"/>
    <w:rsid w:val="611541F5"/>
    <w:rsid w:val="611AB91C"/>
    <w:rsid w:val="61218493"/>
    <w:rsid w:val="61242680"/>
    <w:rsid w:val="61484608"/>
    <w:rsid w:val="61704EE7"/>
    <w:rsid w:val="6170CA78"/>
    <w:rsid w:val="617236E0"/>
    <w:rsid w:val="61785329"/>
    <w:rsid w:val="619C8B9A"/>
    <w:rsid w:val="619ECDC8"/>
    <w:rsid w:val="61A53971"/>
    <w:rsid w:val="61AFA4E5"/>
    <w:rsid w:val="61BFC63A"/>
    <w:rsid w:val="61D1AEFD"/>
    <w:rsid w:val="61F4E120"/>
    <w:rsid w:val="6206FC01"/>
    <w:rsid w:val="621D6EED"/>
    <w:rsid w:val="62412839"/>
    <w:rsid w:val="6244CA96"/>
    <w:rsid w:val="624DA779"/>
    <w:rsid w:val="625A1B74"/>
    <w:rsid w:val="625E651E"/>
    <w:rsid w:val="626ECD7E"/>
    <w:rsid w:val="62799D9A"/>
    <w:rsid w:val="627D4FFD"/>
    <w:rsid w:val="62809EB6"/>
    <w:rsid w:val="628B1BF7"/>
    <w:rsid w:val="628F3432"/>
    <w:rsid w:val="6298D8CA"/>
    <w:rsid w:val="629B30D8"/>
    <w:rsid w:val="62A19068"/>
    <w:rsid w:val="62B2013A"/>
    <w:rsid w:val="62C87B3F"/>
    <w:rsid w:val="62CB5FB5"/>
    <w:rsid w:val="62D72953"/>
    <w:rsid w:val="63023AE7"/>
    <w:rsid w:val="63110D7A"/>
    <w:rsid w:val="631E8434"/>
    <w:rsid w:val="631F6BFA"/>
    <w:rsid w:val="6332F4E8"/>
    <w:rsid w:val="63338483"/>
    <w:rsid w:val="6347D006"/>
    <w:rsid w:val="634D6B94"/>
    <w:rsid w:val="634DD21E"/>
    <w:rsid w:val="638F6BA9"/>
    <w:rsid w:val="639FC059"/>
    <w:rsid w:val="63B36DB0"/>
    <w:rsid w:val="63C2B3CF"/>
    <w:rsid w:val="63C93AEE"/>
    <w:rsid w:val="63CF4210"/>
    <w:rsid w:val="63DA172D"/>
    <w:rsid w:val="63E634CE"/>
    <w:rsid w:val="63F4F151"/>
    <w:rsid w:val="6403AA40"/>
    <w:rsid w:val="640F1056"/>
    <w:rsid w:val="641C8D12"/>
    <w:rsid w:val="643E2DE5"/>
    <w:rsid w:val="6448A36B"/>
    <w:rsid w:val="647010CF"/>
    <w:rsid w:val="6474E449"/>
    <w:rsid w:val="6477B266"/>
    <w:rsid w:val="6481B426"/>
    <w:rsid w:val="648EE570"/>
    <w:rsid w:val="64AB7E25"/>
    <w:rsid w:val="64B87DA4"/>
    <w:rsid w:val="64C337AB"/>
    <w:rsid w:val="64D0546C"/>
    <w:rsid w:val="64E9D47C"/>
    <w:rsid w:val="64ECB156"/>
    <w:rsid w:val="65085B3B"/>
    <w:rsid w:val="65086D53"/>
    <w:rsid w:val="653B2A9D"/>
    <w:rsid w:val="65451D46"/>
    <w:rsid w:val="654597B8"/>
    <w:rsid w:val="654DDCBF"/>
    <w:rsid w:val="656266AF"/>
    <w:rsid w:val="658DD8B3"/>
    <w:rsid w:val="65B828A0"/>
    <w:rsid w:val="65D0BFA7"/>
    <w:rsid w:val="65D5EABE"/>
    <w:rsid w:val="66047FB8"/>
    <w:rsid w:val="660F7C2D"/>
    <w:rsid w:val="6632C522"/>
    <w:rsid w:val="664C6483"/>
    <w:rsid w:val="6653A40B"/>
    <w:rsid w:val="66565476"/>
    <w:rsid w:val="666731C9"/>
    <w:rsid w:val="66761F76"/>
    <w:rsid w:val="667BEE59"/>
    <w:rsid w:val="667ECD05"/>
    <w:rsid w:val="66810D6C"/>
    <w:rsid w:val="6682CCFF"/>
    <w:rsid w:val="668644CD"/>
    <w:rsid w:val="66A217DC"/>
    <w:rsid w:val="66C38497"/>
    <w:rsid w:val="66C9DDBE"/>
    <w:rsid w:val="66CEB4DF"/>
    <w:rsid w:val="66E5415D"/>
    <w:rsid w:val="66E59FDA"/>
    <w:rsid w:val="66ECA9ED"/>
    <w:rsid w:val="670D68FA"/>
    <w:rsid w:val="672DAACA"/>
    <w:rsid w:val="673BA804"/>
    <w:rsid w:val="6748C316"/>
    <w:rsid w:val="67675DCB"/>
    <w:rsid w:val="676C8926"/>
    <w:rsid w:val="67869FBA"/>
    <w:rsid w:val="678C6280"/>
    <w:rsid w:val="679CDCAD"/>
    <w:rsid w:val="67C8FEB3"/>
    <w:rsid w:val="68181D82"/>
    <w:rsid w:val="681FD224"/>
    <w:rsid w:val="682F8405"/>
    <w:rsid w:val="68312109"/>
    <w:rsid w:val="6832F90C"/>
    <w:rsid w:val="6833FF59"/>
    <w:rsid w:val="6837C5BD"/>
    <w:rsid w:val="686CA681"/>
    <w:rsid w:val="6876A18C"/>
    <w:rsid w:val="687B1F8A"/>
    <w:rsid w:val="688D7C0C"/>
    <w:rsid w:val="68ABF66D"/>
    <w:rsid w:val="68AF9327"/>
    <w:rsid w:val="68B55605"/>
    <w:rsid w:val="68B8E702"/>
    <w:rsid w:val="68C68325"/>
    <w:rsid w:val="68CC7BC7"/>
    <w:rsid w:val="68E361AC"/>
    <w:rsid w:val="6902532C"/>
    <w:rsid w:val="690D3C35"/>
    <w:rsid w:val="69184FF9"/>
    <w:rsid w:val="691CFF54"/>
    <w:rsid w:val="6923FA0A"/>
    <w:rsid w:val="693C33B6"/>
    <w:rsid w:val="693EDEA0"/>
    <w:rsid w:val="69406FD5"/>
    <w:rsid w:val="697F85E3"/>
    <w:rsid w:val="698B91F3"/>
    <w:rsid w:val="69A4F09E"/>
    <w:rsid w:val="69A9FA1A"/>
    <w:rsid w:val="69BCE031"/>
    <w:rsid w:val="69C6609F"/>
    <w:rsid w:val="69D3ACF8"/>
    <w:rsid w:val="69DF9872"/>
    <w:rsid w:val="6A112892"/>
    <w:rsid w:val="6A1ECA6B"/>
    <w:rsid w:val="6A2F5249"/>
    <w:rsid w:val="6A55B4A8"/>
    <w:rsid w:val="6A944FB2"/>
    <w:rsid w:val="6A9CDBFA"/>
    <w:rsid w:val="6AD3AA08"/>
    <w:rsid w:val="6AD6826E"/>
    <w:rsid w:val="6ADB44C7"/>
    <w:rsid w:val="6AEC1D48"/>
    <w:rsid w:val="6AF80768"/>
    <w:rsid w:val="6B01656D"/>
    <w:rsid w:val="6B0ABDB8"/>
    <w:rsid w:val="6B16B458"/>
    <w:rsid w:val="6B19D817"/>
    <w:rsid w:val="6B1D8E15"/>
    <w:rsid w:val="6B2E35B8"/>
    <w:rsid w:val="6B31B694"/>
    <w:rsid w:val="6B3203AB"/>
    <w:rsid w:val="6B4899DA"/>
    <w:rsid w:val="6B7766B1"/>
    <w:rsid w:val="6B9039F0"/>
    <w:rsid w:val="6B995B4A"/>
    <w:rsid w:val="6BA5D399"/>
    <w:rsid w:val="6BBB9D1F"/>
    <w:rsid w:val="6BBE95F0"/>
    <w:rsid w:val="6BD8AC43"/>
    <w:rsid w:val="6BF6C1B4"/>
    <w:rsid w:val="6C03A3F4"/>
    <w:rsid w:val="6C0BFADB"/>
    <w:rsid w:val="6C111FC9"/>
    <w:rsid w:val="6C1A20C3"/>
    <w:rsid w:val="6C213A82"/>
    <w:rsid w:val="6C311E3E"/>
    <w:rsid w:val="6C507DC5"/>
    <w:rsid w:val="6C54DBC7"/>
    <w:rsid w:val="6C5A07DB"/>
    <w:rsid w:val="6C5C9AA4"/>
    <w:rsid w:val="6C8267E1"/>
    <w:rsid w:val="6C8DAF24"/>
    <w:rsid w:val="6CB36EC8"/>
    <w:rsid w:val="6CCB81F7"/>
    <w:rsid w:val="6CE2BB2A"/>
    <w:rsid w:val="6CE7DC0B"/>
    <w:rsid w:val="6CFE28B4"/>
    <w:rsid w:val="6D6E5484"/>
    <w:rsid w:val="6D70572A"/>
    <w:rsid w:val="6D72F281"/>
    <w:rsid w:val="6D7A8A5D"/>
    <w:rsid w:val="6D96EFC3"/>
    <w:rsid w:val="6DA14C74"/>
    <w:rsid w:val="6DCC8FCE"/>
    <w:rsid w:val="6DCCBBF1"/>
    <w:rsid w:val="6DD04F9F"/>
    <w:rsid w:val="6DD67DDF"/>
    <w:rsid w:val="6DE8700A"/>
    <w:rsid w:val="6DF4E259"/>
    <w:rsid w:val="6E07B296"/>
    <w:rsid w:val="6E166081"/>
    <w:rsid w:val="6E20A37C"/>
    <w:rsid w:val="6E27671C"/>
    <w:rsid w:val="6E27792F"/>
    <w:rsid w:val="6E2FC4E6"/>
    <w:rsid w:val="6E3DF411"/>
    <w:rsid w:val="6E535F59"/>
    <w:rsid w:val="6E769C90"/>
    <w:rsid w:val="6E83FD96"/>
    <w:rsid w:val="6EA568F2"/>
    <w:rsid w:val="6EAE30AE"/>
    <w:rsid w:val="6EAEC749"/>
    <w:rsid w:val="6EB2A5A9"/>
    <w:rsid w:val="6EBE0F88"/>
    <w:rsid w:val="6EBED37B"/>
    <w:rsid w:val="6ECD4258"/>
    <w:rsid w:val="6EE534A7"/>
    <w:rsid w:val="6F035023"/>
    <w:rsid w:val="6F17EDA0"/>
    <w:rsid w:val="6F357158"/>
    <w:rsid w:val="6F401892"/>
    <w:rsid w:val="6F472363"/>
    <w:rsid w:val="6F50E71C"/>
    <w:rsid w:val="6F65E18B"/>
    <w:rsid w:val="6F832C42"/>
    <w:rsid w:val="6FA38452"/>
    <w:rsid w:val="6FA7E561"/>
    <w:rsid w:val="6FB0EC30"/>
    <w:rsid w:val="6FB11421"/>
    <w:rsid w:val="6FCF0E73"/>
    <w:rsid w:val="6FD1E4A9"/>
    <w:rsid w:val="6FD3120A"/>
    <w:rsid w:val="6FD96B55"/>
    <w:rsid w:val="6FDFD328"/>
    <w:rsid w:val="6FEF4369"/>
    <w:rsid w:val="6FEFDD53"/>
    <w:rsid w:val="6FFE84F6"/>
    <w:rsid w:val="702FE3D6"/>
    <w:rsid w:val="70446766"/>
    <w:rsid w:val="708678BF"/>
    <w:rsid w:val="708EC40E"/>
    <w:rsid w:val="70954B22"/>
    <w:rsid w:val="709B3AA3"/>
    <w:rsid w:val="70A05D20"/>
    <w:rsid w:val="70A6C1BB"/>
    <w:rsid w:val="70A99EF3"/>
    <w:rsid w:val="70B80D0B"/>
    <w:rsid w:val="70BA2F08"/>
    <w:rsid w:val="70BF14AB"/>
    <w:rsid w:val="70DF6C31"/>
    <w:rsid w:val="70E633BE"/>
    <w:rsid w:val="70ED26FB"/>
    <w:rsid w:val="70EE83D5"/>
    <w:rsid w:val="70F1B3B4"/>
    <w:rsid w:val="71093F18"/>
    <w:rsid w:val="7110EFD0"/>
    <w:rsid w:val="711B7D64"/>
    <w:rsid w:val="714D17A8"/>
    <w:rsid w:val="7164A70D"/>
    <w:rsid w:val="716DA751"/>
    <w:rsid w:val="71809752"/>
    <w:rsid w:val="71826ABB"/>
    <w:rsid w:val="7189A76F"/>
    <w:rsid w:val="71987C07"/>
    <w:rsid w:val="71C48D8B"/>
    <w:rsid w:val="71C5D221"/>
    <w:rsid w:val="71DDEA07"/>
    <w:rsid w:val="71E1FB3A"/>
    <w:rsid w:val="71E2EEBD"/>
    <w:rsid w:val="7221CBCA"/>
    <w:rsid w:val="72318A23"/>
    <w:rsid w:val="7240EBFE"/>
    <w:rsid w:val="724ACF9A"/>
    <w:rsid w:val="72635F9D"/>
    <w:rsid w:val="72833CCF"/>
    <w:rsid w:val="72A19F38"/>
    <w:rsid w:val="72A88A31"/>
    <w:rsid w:val="72B77B36"/>
    <w:rsid w:val="72D3C060"/>
    <w:rsid w:val="72F7DD0C"/>
    <w:rsid w:val="72F91905"/>
    <w:rsid w:val="72FA2D5C"/>
    <w:rsid w:val="72FE00B7"/>
    <w:rsid w:val="73064D27"/>
    <w:rsid w:val="731669C6"/>
    <w:rsid w:val="7349C863"/>
    <w:rsid w:val="7372FDF7"/>
    <w:rsid w:val="73814629"/>
    <w:rsid w:val="739F7B71"/>
    <w:rsid w:val="73C48E0D"/>
    <w:rsid w:val="73D8F4E7"/>
    <w:rsid w:val="73F55AE8"/>
    <w:rsid w:val="74156199"/>
    <w:rsid w:val="742AEC03"/>
    <w:rsid w:val="742F100E"/>
    <w:rsid w:val="744E3334"/>
    <w:rsid w:val="745F4889"/>
    <w:rsid w:val="746EE85A"/>
    <w:rsid w:val="7479CAC4"/>
    <w:rsid w:val="747FE29A"/>
    <w:rsid w:val="7480AFB3"/>
    <w:rsid w:val="748FA769"/>
    <w:rsid w:val="7495EE8A"/>
    <w:rsid w:val="74A4D5A6"/>
    <w:rsid w:val="74A73FF3"/>
    <w:rsid w:val="74A74989"/>
    <w:rsid w:val="74B7A83B"/>
    <w:rsid w:val="74D545DF"/>
    <w:rsid w:val="74D72366"/>
    <w:rsid w:val="74E07CDD"/>
    <w:rsid w:val="74E8B193"/>
    <w:rsid w:val="74EFEB6C"/>
    <w:rsid w:val="74F6BEEE"/>
    <w:rsid w:val="75042F0A"/>
    <w:rsid w:val="7511B8B4"/>
    <w:rsid w:val="754306D3"/>
    <w:rsid w:val="754E4D57"/>
    <w:rsid w:val="7574A68D"/>
    <w:rsid w:val="757BA53C"/>
    <w:rsid w:val="758500BA"/>
    <w:rsid w:val="759F48A5"/>
    <w:rsid w:val="75A60E2D"/>
    <w:rsid w:val="75BB56B5"/>
    <w:rsid w:val="75BBFC88"/>
    <w:rsid w:val="75BE98B6"/>
    <w:rsid w:val="75CB4ABE"/>
    <w:rsid w:val="75D23243"/>
    <w:rsid w:val="75DB24CD"/>
    <w:rsid w:val="75EC8547"/>
    <w:rsid w:val="7611B7BF"/>
    <w:rsid w:val="761D8C9E"/>
    <w:rsid w:val="7628D4DF"/>
    <w:rsid w:val="76304B79"/>
    <w:rsid w:val="7636F41E"/>
    <w:rsid w:val="76378F39"/>
    <w:rsid w:val="7656B23F"/>
    <w:rsid w:val="765B6DA7"/>
    <w:rsid w:val="766F4D1B"/>
    <w:rsid w:val="767E088F"/>
    <w:rsid w:val="767E5157"/>
    <w:rsid w:val="76811290"/>
    <w:rsid w:val="769E97DC"/>
    <w:rsid w:val="76B7FAA9"/>
    <w:rsid w:val="76B803B9"/>
    <w:rsid w:val="76D3A4D4"/>
    <w:rsid w:val="76DE9447"/>
    <w:rsid w:val="76E18991"/>
    <w:rsid w:val="76EADFBC"/>
    <w:rsid w:val="76FC0222"/>
    <w:rsid w:val="770B43A8"/>
    <w:rsid w:val="770B62B0"/>
    <w:rsid w:val="771B1070"/>
    <w:rsid w:val="773824D9"/>
    <w:rsid w:val="7778E41B"/>
    <w:rsid w:val="777AC87F"/>
    <w:rsid w:val="778C0F91"/>
    <w:rsid w:val="77BD8815"/>
    <w:rsid w:val="77C152D2"/>
    <w:rsid w:val="77C269EA"/>
    <w:rsid w:val="77C69972"/>
    <w:rsid w:val="77F3BF64"/>
    <w:rsid w:val="77FA73B6"/>
    <w:rsid w:val="78120CD6"/>
    <w:rsid w:val="781312D5"/>
    <w:rsid w:val="7813C44D"/>
    <w:rsid w:val="781F24A8"/>
    <w:rsid w:val="78268F6A"/>
    <w:rsid w:val="783C09CD"/>
    <w:rsid w:val="783C9E16"/>
    <w:rsid w:val="78416108"/>
    <w:rsid w:val="784A846E"/>
    <w:rsid w:val="784E5146"/>
    <w:rsid w:val="7855D422"/>
    <w:rsid w:val="7876F3DE"/>
    <w:rsid w:val="787DDE62"/>
    <w:rsid w:val="7882D7CF"/>
    <w:rsid w:val="7885FC63"/>
    <w:rsid w:val="788EAA08"/>
    <w:rsid w:val="7898DB7E"/>
    <w:rsid w:val="78A88BCC"/>
    <w:rsid w:val="78AE5466"/>
    <w:rsid w:val="78B072A7"/>
    <w:rsid w:val="78B8F2B5"/>
    <w:rsid w:val="78B9374F"/>
    <w:rsid w:val="78D79528"/>
    <w:rsid w:val="78E036A6"/>
    <w:rsid w:val="78E24269"/>
    <w:rsid w:val="78E81A36"/>
    <w:rsid w:val="78F4A97B"/>
    <w:rsid w:val="78F8E928"/>
    <w:rsid w:val="792C17C7"/>
    <w:rsid w:val="79489518"/>
    <w:rsid w:val="7961B3FB"/>
    <w:rsid w:val="79664E9F"/>
    <w:rsid w:val="79A39A7F"/>
    <w:rsid w:val="79A76F33"/>
    <w:rsid w:val="79B550B9"/>
    <w:rsid w:val="79BEEF35"/>
    <w:rsid w:val="79DA81A7"/>
    <w:rsid w:val="7A1B78ED"/>
    <w:rsid w:val="7A2991CA"/>
    <w:rsid w:val="7A4020FD"/>
    <w:rsid w:val="7A521A0D"/>
    <w:rsid w:val="7A53C866"/>
    <w:rsid w:val="7A73679D"/>
    <w:rsid w:val="7A7558ED"/>
    <w:rsid w:val="7A860E2A"/>
    <w:rsid w:val="7A8DB1AF"/>
    <w:rsid w:val="7A966A63"/>
    <w:rsid w:val="7A9D0361"/>
    <w:rsid w:val="7AB4D941"/>
    <w:rsid w:val="7AC8DCD8"/>
    <w:rsid w:val="7ADF4102"/>
    <w:rsid w:val="7AE86433"/>
    <w:rsid w:val="7AFFEF9D"/>
    <w:rsid w:val="7B14D808"/>
    <w:rsid w:val="7B1691DA"/>
    <w:rsid w:val="7B1856BD"/>
    <w:rsid w:val="7B2AA8B8"/>
    <w:rsid w:val="7B3B4C94"/>
    <w:rsid w:val="7B43A6C7"/>
    <w:rsid w:val="7B4DE340"/>
    <w:rsid w:val="7B53359D"/>
    <w:rsid w:val="7B7FEC99"/>
    <w:rsid w:val="7B841BD3"/>
    <w:rsid w:val="7BAB8985"/>
    <w:rsid w:val="7BBC18D1"/>
    <w:rsid w:val="7BBC6649"/>
    <w:rsid w:val="7BCE2708"/>
    <w:rsid w:val="7BD2CE5F"/>
    <w:rsid w:val="7BDDBDA1"/>
    <w:rsid w:val="7BE4A410"/>
    <w:rsid w:val="7BEB1D5E"/>
    <w:rsid w:val="7C084D23"/>
    <w:rsid w:val="7C0ADB20"/>
    <w:rsid w:val="7C1D74E2"/>
    <w:rsid w:val="7C1F621C"/>
    <w:rsid w:val="7C208DA7"/>
    <w:rsid w:val="7C28916D"/>
    <w:rsid w:val="7C39F019"/>
    <w:rsid w:val="7C4B69FA"/>
    <w:rsid w:val="7C6FF9A1"/>
    <w:rsid w:val="7C807197"/>
    <w:rsid w:val="7C88DE87"/>
    <w:rsid w:val="7CB2CDBE"/>
    <w:rsid w:val="7CB586AD"/>
    <w:rsid w:val="7CB58D67"/>
    <w:rsid w:val="7CBB66E1"/>
    <w:rsid w:val="7CEBC17F"/>
    <w:rsid w:val="7CED2071"/>
    <w:rsid w:val="7CF06ABF"/>
    <w:rsid w:val="7CFB4F66"/>
    <w:rsid w:val="7D06F45B"/>
    <w:rsid w:val="7D178E31"/>
    <w:rsid w:val="7D1C11B4"/>
    <w:rsid w:val="7D2058A3"/>
    <w:rsid w:val="7D30773D"/>
    <w:rsid w:val="7D56090F"/>
    <w:rsid w:val="7D6631D4"/>
    <w:rsid w:val="7DA9CF98"/>
    <w:rsid w:val="7DB6A970"/>
    <w:rsid w:val="7DCEFD7D"/>
    <w:rsid w:val="7DD9F92C"/>
    <w:rsid w:val="7DE1FA08"/>
    <w:rsid w:val="7DE3FF15"/>
    <w:rsid w:val="7DF4A07F"/>
    <w:rsid w:val="7DFA8F4C"/>
    <w:rsid w:val="7E01433D"/>
    <w:rsid w:val="7E1B5F53"/>
    <w:rsid w:val="7E2094B1"/>
    <w:rsid w:val="7E29E77F"/>
    <w:rsid w:val="7E4AF3DB"/>
    <w:rsid w:val="7E5FA94C"/>
    <w:rsid w:val="7E60799D"/>
    <w:rsid w:val="7E6C82F5"/>
    <w:rsid w:val="7E81506C"/>
    <w:rsid w:val="7E9B87EE"/>
    <w:rsid w:val="7E9B9C87"/>
    <w:rsid w:val="7E9D157B"/>
    <w:rsid w:val="7EA4D99E"/>
    <w:rsid w:val="7EBF39EA"/>
    <w:rsid w:val="7EC602D3"/>
    <w:rsid w:val="7EC76FC0"/>
    <w:rsid w:val="7ED9D8C0"/>
    <w:rsid w:val="7EEB6A73"/>
    <w:rsid w:val="7EFF076D"/>
    <w:rsid w:val="7F0A528E"/>
    <w:rsid w:val="7F20011E"/>
    <w:rsid w:val="7F47514C"/>
    <w:rsid w:val="7F66E796"/>
    <w:rsid w:val="7F6CC70C"/>
    <w:rsid w:val="7F8318B2"/>
    <w:rsid w:val="7F953E35"/>
    <w:rsid w:val="7FA8419C"/>
    <w:rsid w:val="7FC067B9"/>
    <w:rsid w:val="7FCA045D"/>
    <w:rsid w:val="7FCE00C5"/>
    <w:rsid w:val="7FD2F6F3"/>
    <w:rsid w:val="7FD47D34"/>
    <w:rsid w:val="7FED3E1E"/>
    <w:rsid w:val="7FFFE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4AC6A"/>
  <w15:docId w15:val="{8F9DA5EE-0D53-42C7-9F95-920469F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85D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6827D3"/>
    <w:pPr>
      <w:keepNext/>
      <w:keepLines/>
      <w:numPr>
        <w:numId w:val="3"/>
      </w:numPr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27D3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27D3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E1098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43B9E"/>
    <w:pPr>
      <w:keepNext/>
      <w:keepLines/>
      <w:outlineLvl w:val="4"/>
    </w:pPr>
    <w:rPr>
      <w:rFonts w:eastAsiaTheme="majorEastAsia" w:cstheme="majorBidi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4">
    <w:name w:val="Estilo4"/>
    <w:basedOn w:val="Ttulo1"/>
    <w:rsid w:val="00FE7EFD"/>
    <w:pPr>
      <w:keepNext w:val="0"/>
      <w:keepLines w:val="0"/>
      <w:autoSpaceDE w:val="0"/>
      <w:autoSpaceDN w:val="0"/>
      <w:adjustRightInd w:val="0"/>
      <w:spacing w:line="240" w:lineRule="auto"/>
      <w:jc w:val="center"/>
    </w:pPr>
    <w:rPr>
      <w:rFonts w:eastAsia="Times New Roman" w:cs="Arial"/>
      <w:bCs w:val="0"/>
      <w:caps w:val="0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827D3"/>
    <w:rPr>
      <w:rFonts w:ascii="Arial" w:eastAsiaTheme="majorEastAsia" w:hAnsi="Arial" w:cstheme="majorBidi"/>
      <w:b/>
      <w:bCs/>
      <w:caps/>
      <w:sz w:val="28"/>
      <w:szCs w:val="28"/>
    </w:rPr>
  </w:style>
  <w:style w:type="paragraph" w:customStyle="1" w:styleId="Estilo5">
    <w:name w:val="Estilo5"/>
    <w:basedOn w:val="Normal"/>
    <w:rsid w:val="00FE7EFD"/>
    <w:pPr>
      <w:spacing w:line="240" w:lineRule="auto"/>
      <w:ind w:left="3969"/>
    </w:pPr>
    <w:rPr>
      <w:rFonts w:eastAsia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7D3"/>
    <w:rPr>
      <w:rFonts w:ascii="Arial" w:eastAsiaTheme="majorEastAsia" w:hAnsi="Arial" w:cstheme="majorBidi"/>
      <w:b/>
      <w:bCs/>
      <w:sz w:val="24"/>
    </w:rPr>
  </w:style>
  <w:style w:type="paragraph" w:styleId="Recuodecorpodetexto">
    <w:name w:val="Body Text Indent"/>
    <w:basedOn w:val="Normal"/>
    <w:link w:val="RecuodecorpodetextoChar"/>
    <w:rsid w:val="00FE7EFD"/>
    <w:pPr>
      <w:ind w:left="283"/>
    </w:pPr>
    <w:rPr>
      <w:rFonts w:eastAsia="Times New Roman" w:cs="Times New Roman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FE7EFD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rsid w:val="00982300"/>
    <w:rPr>
      <w:color w:val="000000" w:themeColor="text1"/>
      <w:u w:val="none"/>
    </w:rPr>
  </w:style>
  <w:style w:type="paragraph" w:styleId="Cabealho">
    <w:name w:val="header"/>
    <w:basedOn w:val="Normal"/>
    <w:link w:val="CabealhoChar"/>
    <w:uiPriority w:val="99"/>
    <w:rsid w:val="001A63DB"/>
    <w:pPr>
      <w:tabs>
        <w:tab w:val="center" w:pos="4419"/>
        <w:tab w:val="right" w:pos="8838"/>
      </w:tabs>
    </w:pPr>
    <w:rPr>
      <w:rFonts w:eastAsia="Times New Roman" w:cs="Times New Roman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1A63D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1A63DB"/>
  </w:style>
  <w:style w:type="paragraph" w:customStyle="1" w:styleId="resumo">
    <w:name w:val="resumo"/>
    <w:basedOn w:val="Normal"/>
    <w:rsid w:val="004847C8"/>
    <w:pPr>
      <w:spacing w:line="240" w:lineRule="auto"/>
    </w:pPr>
    <w:rPr>
      <w:rFonts w:eastAsia="Times New Roman" w:cs="Times New Roman"/>
      <w:szCs w:val="24"/>
      <w:lang w:eastAsia="pt-BR"/>
    </w:rPr>
  </w:style>
  <w:style w:type="paragraph" w:styleId="SemEspaamento">
    <w:name w:val="No Spacing"/>
    <w:uiPriority w:val="1"/>
    <w:qFormat/>
    <w:rsid w:val="00571F3F"/>
    <w:pPr>
      <w:spacing w:after="400" w:line="240" w:lineRule="auto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6827D3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0E1098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A43B9E"/>
    <w:rPr>
      <w:rFonts w:ascii="Times New Roman" w:eastAsiaTheme="majorEastAsia" w:hAnsi="Times New Roman" w:cstheme="majorBidi"/>
      <w:i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752F"/>
    <w:pPr>
      <w:spacing w:before="480" w:line="276" w:lineRule="auto"/>
      <w:jc w:val="center"/>
      <w:outlineLvl w:val="9"/>
    </w:pPr>
    <w:rPr>
      <w:lang w:eastAsia="pt-BR"/>
    </w:rPr>
  </w:style>
  <w:style w:type="paragraph" w:styleId="Sumrio1">
    <w:name w:val="toc 1"/>
    <w:basedOn w:val="Sumrio2"/>
    <w:next w:val="Normal"/>
    <w:link w:val="Sumrio1Char"/>
    <w:autoRedefine/>
    <w:uiPriority w:val="39"/>
    <w:unhideWhenUsed/>
    <w:qFormat/>
    <w:rsid w:val="00073497"/>
    <w:pPr>
      <w:ind w:left="0" w:firstLine="0"/>
    </w:pPr>
    <w:rPr>
      <w:b/>
      <w:bCs/>
      <w:i/>
      <w:iCs/>
      <w:caps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F1E30"/>
    <w:pPr>
      <w:tabs>
        <w:tab w:val="left" w:pos="1921"/>
        <w:tab w:val="right" w:leader="dot" w:pos="9061"/>
      </w:tabs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qFormat/>
    <w:rsid w:val="007C3991"/>
    <w:pPr>
      <w:tabs>
        <w:tab w:val="right" w:leader="dot" w:pos="9061"/>
      </w:tabs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5D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5D45"/>
    <w:rPr>
      <w:rFonts w:ascii="Tahoma" w:hAnsi="Tahoma" w:cs="Tahoma"/>
      <w:sz w:val="16"/>
      <w:szCs w:val="16"/>
    </w:rPr>
  </w:style>
  <w:style w:type="paragraph" w:customStyle="1" w:styleId="pontilhado">
    <w:name w:val="pontilhado"/>
    <w:basedOn w:val="Sumrio1"/>
    <w:link w:val="pontilhadoChar"/>
    <w:qFormat/>
    <w:rsid w:val="00A64E8F"/>
    <w:pPr>
      <w:tabs>
        <w:tab w:val="right" w:leader="dot" w:pos="8494"/>
      </w:tabs>
    </w:pPr>
  </w:style>
  <w:style w:type="paragraph" w:styleId="Sumrio4">
    <w:name w:val="toc 4"/>
    <w:basedOn w:val="Normal"/>
    <w:next w:val="Normal"/>
    <w:autoRedefine/>
    <w:uiPriority w:val="39"/>
    <w:unhideWhenUsed/>
    <w:rsid w:val="00511540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70FE4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7B2D84"/>
    <w:pPr>
      <w:tabs>
        <w:tab w:val="center" w:pos="4252"/>
        <w:tab w:val="right" w:pos="8504"/>
      </w:tabs>
      <w:spacing w:line="240" w:lineRule="auto"/>
    </w:pPr>
  </w:style>
  <w:style w:type="character" w:customStyle="1" w:styleId="Sumrio2Char">
    <w:name w:val="Sumário 2 Char"/>
    <w:basedOn w:val="Fontepargpadro"/>
    <w:link w:val="Sumrio2"/>
    <w:uiPriority w:val="39"/>
    <w:rsid w:val="007C3991"/>
    <w:rPr>
      <w:rFonts w:cstheme="minorHAnsi"/>
      <w:smallCaps/>
      <w:sz w:val="20"/>
      <w:szCs w:val="20"/>
    </w:rPr>
  </w:style>
  <w:style w:type="character" w:customStyle="1" w:styleId="Sumrio1Char">
    <w:name w:val="Sumário 1 Char"/>
    <w:basedOn w:val="Sumrio2Char"/>
    <w:link w:val="Sumrio1"/>
    <w:uiPriority w:val="39"/>
    <w:rsid w:val="00073497"/>
    <w:rPr>
      <w:rFonts w:cstheme="minorHAnsi"/>
      <w:b/>
      <w:bCs/>
      <w:i/>
      <w:iCs/>
      <w:caps/>
      <w:smallCaps/>
      <w:sz w:val="20"/>
      <w:szCs w:val="20"/>
    </w:rPr>
  </w:style>
  <w:style w:type="character" w:customStyle="1" w:styleId="pontilhadoChar">
    <w:name w:val="pontilhado Char"/>
    <w:basedOn w:val="Sumrio1Char"/>
    <w:link w:val="pontilhado"/>
    <w:rsid w:val="00A64E8F"/>
    <w:rPr>
      <w:rFonts w:ascii="Times New Roman" w:hAnsi="Times New Roman" w:cstheme="minorHAnsi"/>
      <w:b/>
      <w:bCs/>
      <w:i/>
      <w:iCs/>
      <w:caps/>
      <w:smallCaps/>
      <w:sz w:val="24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7B2D84"/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7C65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65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65B7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65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65B7"/>
    <w:rPr>
      <w:rFonts w:ascii="Times New Roman" w:hAnsi="Times New Roman"/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982300"/>
    <w:rPr>
      <w:color w:val="000000" w:themeColor="text1"/>
      <w:u w:val="none"/>
    </w:rPr>
  </w:style>
  <w:style w:type="paragraph" w:styleId="PargrafodaLista">
    <w:name w:val="List Paragraph"/>
    <w:basedOn w:val="Normal"/>
    <w:uiPriority w:val="34"/>
    <w:qFormat/>
    <w:rsid w:val="008538C1"/>
    <w:pPr>
      <w:ind w:left="720"/>
      <w:contextualSpacing/>
    </w:pPr>
  </w:style>
  <w:style w:type="numbering" w:customStyle="1" w:styleId="Estilo1">
    <w:name w:val="Estilo1"/>
    <w:uiPriority w:val="99"/>
    <w:rsid w:val="009C2E1B"/>
    <w:pPr>
      <w:numPr>
        <w:numId w:val="2"/>
      </w:numPr>
    </w:pPr>
  </w:style>
  <w:style w:type="table" w:styleId="Tabelacomgrade">
    <w:name w:val="Table Grid"/>
    <w:basedOn w:val="Tabelanormal"/>
    <w:uiPriority w:val="59"/>
    <w:rsid w:val="00D07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D07C4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C3991"/>
  </w:style>
  <w:style w:type="paragraph" w:styleId="Sumrio6">
    <w:name w:val="toc 6"/>
    <w:basedOn w:val="Normal"/>
    <w:next w:val="Normal"/>
    <w:autoRedefine/>
    <w:uiPriority w:val="39"/>
    <w:unhideWhenUsed/>
    <w:rsid w:val="00EA170A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A170A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A170A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A170A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Reviso">
    <w:name w:val="Revision"/>
    <w:hidden/>
    <w:uiPriority w:val="99"/>
    <w:semiHidden/>
    <w:rsid w:val="00DA74BC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6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1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1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01307684A58E4BA8F0BA88BE2824A9" ma:contentTypeVersion="1" ma:contentTypeDescription="Crie um novo documento." ma:contentTypeScope="" ma:versionID="5ec78a280beadec9d97afb98f92442dd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7bff7a1e53a2cf90635a5363e168361f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BNT_Author (2).XSL" StyleName="ABNT NBR 6023:2002*"/>
</file>

<file path=customXml/itemProps1.xml><?xml version="1.0" encoding="utf-8"?>
<ds:datastoreItem xmlns:ds="http://schemas.openxmlformats.org/officeDocument/2006/customXml" ds:itemID="{7E7ECF05-65AC-4A3B-B08C-FCB5B3EC9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02FD6131-8B68-45C9-80EE-172C1FEF42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121381-D1F1-4F28-AC0B-27FCBF44D4BD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E03A4C2-0688-497F-8153-8AF7DE285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25</Pages>
  <Words>2989</Words>
  <Characters>17042</Characters>
  <Application>Microsoft Office Word</Application>
  <DocSecurity>0</DocSecurity>
  <Lines>142</Lines>
  <Paragraphs>39</Paragraphs>
  <ScaleCrop>false</ScaleCrop>
  <Company/>
  <LinksUpToDate>false</LinksUpToDate>
  <CharactersWithSpaces>19992</CharactersWithSpaces>
  <SharedDoc>false</SharedDoc>
  <HLinks>
    <vt:vector size="258" baseType="variant">
      <vt:variant>
        <vt:i4>1441847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_Toc193647195</vt:lpwstr>
      </vt:variant>
      <vt:variant>
        <vt:i4>1441847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_Toc193647194</vt:lpwstr>
      </vt:variant>
      <vt:variant>
        <vt:i4>1441847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_Toc193647193</vt:lpwstr>
      </vt:variant>
      <vt:variant>
        <vt:i4>1441847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_Toc193647192</vt:lpwstr>
      </vt:variant>
      <vt:variant>
        <vt:i4>1441847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_Toc193647191</vt:lpwstr>
      </vt:variant>
      <vt:variant>
        <vt:i4>1441847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_Toc193647190</vt:lpwstr>
      </vt:variant>
      <vt:variant>
        <vt:i4>1507383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_Toc193647189</vt:lpwstr>
      </vt:variant>
      <vt:variant>
        <vt:i4>1507383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_Toc193647188</vt:lpwstr>
      </vt:variant>
      <vt:variant>
        <vt:i4>1507383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_Toc193647187</vt:lpwstr>
      </vt:variant>
      <vt:variant>
        <vt:i4>1507383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_Toc193647186</vt:lpwstr>
      </vt:variant>
      <vt:variant>
        <vt:i4>1507383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_Toc193647185</vt:lpwstr>
      </vt:variant>
      <vt:variant>
        <vt:i4>1507383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_Toc193647184</vt:lpwstr>
      </vt:variant>
      <vt:variant>
        <vt:i4>1507383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_Toc193647183</vt:lpwstr>
      </vt:variant>
      <vt:variant>
        <vt:i4>1507383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_Toc193647182</vt:lpwstr>
      </vt:variant>
      <vt:variant>
        <vt:i4>1507383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_Toc193647181</vt:lpwstr>
      </vt:variant>
      <vt:variant>
        <vt:i4>1507383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_Toc193647180</vt:lpwstr>
      </vt:variant>
      <vt:variant>
        <vt:i4>1572919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_Toc193647179</vt:lpwstr>
      </vt:variant>
      <vt:variant>
        <vt:i4>1572919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_Toc193647178</vt:lpwstr>
      </vt:variant>
      <vt:variant>
        <vt:i4>1572919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_Toc193647177</vt:lpwstr>
      </vt:variant>
      <vt:variant>
        <vt:i4>1572919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_Toc193647176</vt:lpwstr>
      </vt:variant>
      <vt:variant>
        <vt:i4>1572919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_Toc193647175</vt:lpwstr>
      </vt:variant>
      <vt:variant>
        <vt:i4>1572919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_Toc193647174</vt:lpwstr>
      </vt:variant>
      <vt:variant>
        <vt:i4>1572919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_Toc193647173</vt:lpwstr>
      </vt:variant>
      <vt:variant>
        <vt:i4>1572919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_Toc193647172</vt:lpwstr>
      </vt:variant>
      <vt:variant>
        <vt:i4>1572919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_Toc193647171</vt:lpwstr>
      </vt:variant>
      <vt:variant>
        <vt:i4>1572919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_Toc193647170</vt:lpwstr>
      </vt:variant>
      <vt:variant>
        <vt:i4>1638455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_Toc193647169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_Toc193648019</vt:lpwstr>
      </vt:variant>
      <vt:variant>
        <vt:i4>1114166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_Toc193648018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_Toc193648017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_Toc193648016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_Toc193648015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_Toc193648014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_Toc193648013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_Toc193648012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_Toc193648011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_Toc193648010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_Toc193648009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_Toc193648008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_Toc193648007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_Toc193648006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_Toc193648005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_Toc193648004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Gallao</dc:creator>
  <cp:keywords/>
  <cp:lastModifiedBy>Ivan Carlos Gazin</cp:lastModifiedBy>
  <cp:revision>1850</cp:revision>
  <cp:lastPrinted>2024-11-10T23:12:00Z</cp:lastPrinted>
  <dcterms:created xsi:type="dcterms:W3CDTF">2024-11-03T21:50:00Z</dcterms:created>
  <dcterms:modified xsi:type="dcterms:W3CDTF">2025-03-23T22:06:00Z</dcterms:modified>
</cp:coreProperties>
</file>